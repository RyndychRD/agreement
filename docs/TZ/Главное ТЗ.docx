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02A8" w:rsidRPr="00D84857" w:rsidRDefault="00D84857">
      <w:pPr>
        <w:pStyle w:val="1"/>
        <w:spacing w:before="480"/>
        <w:rPr>
          <w:rFonts w:asciiTheme="majorHAnsi" w:hAnsiTheme="majorHAnsi" w:cstheme="majorHAnsi"/>
          <w:sz w:val="46"/>
          <w:szCs w:val="46"/>
        </w:rPr>
      </w:pPr>
      <w:bookmarkStart w:id="0" w:name="_93uutwdl9zis" w:colFirst="0" w:colLast="0"/>
      <w:bookmarkEnd w:id="0"/>
      <w:r w:rsidRPr="00D84857">
        <w:rPr>
          <w:rFonts w:asciiTheme="majorHAnsi" w:hAnsiTheme="majorHAnsi" w:cstheme="majorHAnsi"/>
          <w:sz w:val="46"/>
          <w:szCs w:val="46"/>
        </w:rPr>
        <w:t>Оглавление:</w:t>
      </w:r>
    </w:p>
    <w:sdt>
      <w:sdtPr>
        <w:rPr>
          <w:rFonts w:asciiTheme="majorHAnsi" w:hAnsiTheme="majorHAnsi" w:cstheme="majorHAnsi"/>
        </w:rPr>
        <w:id w:val="577259721"/>
        <w:docPartObj>
          <w:docPartGallery w:val="Table of Contents"/>
          <w:docPartUnique/>
        </w:docPartObj>
      </w:sdtPr>
      <w:sdtContent>
        <w:p w:rsidR="00A002A8" w:rsidRPr="00D84857" w:rsidRDefault="00D84857">
          <w:pPr>
            <w:tabs>
              <w:tab w:val="right" w:pos="9025"/>
            </w:tabs>
            <w:spacing w:before="80" w:line="240" w:lineRule="auto"/>
            <w:rPr>
              <w:rFonts w:asciiTheme="majorHAnsi" w:hAnsiTheme="majorHAnsi" w:cstheme="majorHAnsi"/>
              <w:b/>
              <w:color w:val="000000"/>
            </w:rPr>
          </w:pP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TOC \h \u \z </w:instrText>
          </w:r>
          <w:r w:rsidRPr="00D84857">
            <w:rPr>
              <w:rFonts w:asciiTheme="majorHAnsi" w:hAnsiTheme="majorHAnsi" w:cstheme="majorHAnsi"/>
            </w:rPr>
            <w:fldChar w:fldCharType="separate"/>
          </w:r>
          <w:hyperlink w:anchor="_93uutwdl9zis">
            <w:r w:rsidRPr="00D84857">
              <w:rPr>
                <w:rFonts w:asciiTheme="majorHAnsi" w:hAnsiTheme="majorHAnsi" w:cstheme="majorHAnsi"/>
                <w:b/>
                <w:color w:val="000000"/>
              </w:rPr>
              <w:t>Оглавление:</w:t>
            </w:r>
          </w:hyperlink>
          <w:r w:rsidRPr="00D84857">
            <w:rPr>
              <w:rFonts w:asciiTheme="majorHAnsi" w:hAnsiTheme="majorHAnsi" w:cstheme="majorHAnsi"/>
              <w:b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_93uutwdl9zis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b/>
              <w:color w:val="000000"/>
            </w:rPr>
            <w:t>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20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6wahith6gl07">
            <w:r w:rsidRPr="00D84857">
              <w:rPr>
                <w:rFonts w:asciiTheme="majorHAnsi" w:hAnsiTheme="majorHAnsi" w:cstheme="majorHAnsi"/>
                <w:b/>
                <w:color w:val="000000"/>
              </w:rPr>
              <w:t>Общее описание</w:t>
            </w:r>
          </w:hyperlink>
          <w:r w:rsidRPr="00D84857">
            <w:rPr>
              <w:rFonts w:asciiTheme="majorHAnsi" w:hAnsiTheme="majorHAnsi" w:cstheme="majorHAnsi"/>
              <w:b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_6wahith6gl07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b/>
              <w:color w:val="000000"/>
            </w:rPr>
            <w:t>4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20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n8rzm0ynuacx">
            <w:r w:rsidRPr="00D84857">
              <w:rPr>
                <w:rFonts w:asciiTheme="majorHAnsi" w:hAnsiTheme="majorHAnsi" w:cstheme="majorHAnsi"/>
                <w:b/>
                <w:color w:val="000000"/>
              </w:rPr>
              <w:t>Описание системы прав пользователей в системе</w:t>
            </w:r>
          </w:hyperlink>
          <w:r w:rsidRPr="00D84857">
            <w:rPr>
              <w:rFonts w:asciiTheme="majorHAnsi" w:hAnsiTheme="majorHAnsi" w:cstheme="majorHAnsi"/>
              <w:b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_n8rzm0ynuacx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b/>
              <w:color w:val="000000"/>
            </w:rPr>
            <w:t>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20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gx93srxq9288">
            <w:r w:rsidRPr="00D84857">
              <w:rPr>
                <w:rFonts w:asciiTheme="majorHAnsi" w:hAnsiTheme="majorHAnsi" w:cstheme="majorHAnsi"/>
                <w:b/>
                <w:color w:val="000000"/>
              </w:rPr>
              <w:t>Общие правила</w:t>
            </w:r>
          </w:hyperlink>
          <w:r w:rsidRPr="00D84857">
            <w:rPr>
              <w:rFonts w:asciiTheme="majorHAnsi" w:hAnsiTheme="majorHAnsi" w:cstheme="majorHAnsi"/>
              <w:b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_gx93srxq9288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b/>
              <w:color w:val="000000"/>
            </w:rPr>
            <w:t>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20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6ns6oeq8bpzo">
            <w:r w:rsidRPr="00D84857">
              <w:rPr>
                <w:rFonts w:asciiTheme="majorHAnsi" w:hAnsiTheme="majorHAnsi" w:cstheme="majorHAnsi"/>
                <w:b/>
                <w:color w:val="000000"/>
              </w:rPr>
              <w:t>Форма авторизации</w:t>
            </w:r>
          </w:hyperlink>
          <w:r w:rsidRPr="00D84857">
            <w:rPr>
              <w:rFonts w:asciiTheme="majorHAnsi" w:hAnsiTheme="majorHAnsi" w:cstheme="majorHAnsi"/>
              <w:b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_6ns6oeq8bpzo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b/>
              <w:color w:val="000000"/>
            </w:rPr>
            <w:t>8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20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ffqksboou9zo">
            <w:r w:rsidRPr="00D84857">
              <w:rPr>
                <w:rFonts w:asciiTheme="majorHAnsi" w:hAnsiTheme="majorHAnsi" w:cstheme="majorHAnsi"/>
                <w:b/>
                <w:color w:val="000000"/>
              </w:rPr>
              <w:t>Главная страница</w:t>
            </w:r>
          </w:hyperlink>
          <w:r w:rsidRPr="00D84857">
            <w:rPr>
              <w:rFonts w:asciiTheme="majorHAnsi" w:hAnsiTheme="majorHAnsi" w:cstheme="majorHAnsi"/>
              <w:b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_ffqksboou9zo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b/>
              <w:color w:val="000000"/>
            </w:rPr>
            <w:t>10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20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3abyas1hovvr">
            <w:r w:rsidRPr="00D84857">
              <w:rPr>
                <w:rFonts w:asciiTheme="majorHAnsi" w:hAnsiTheme="majorHAnsi" w:cstheme="majorHAnsi"/>
                <w:b/>
                <w:color w:val="000000"/>
              </w:rPr>
              <w:t>Форма Модуль Администратора</w:t>
            </w:r>
          </w:hyperlink>
          <w:r w:rsidRPr="00D84857">
            <w:rPr>
              <w:rFonts w:asciiTheme="majorHAnsi" w:hAnsiTheme="majorHAnsi" w:cstheme="majorHAnsi"/>
              <w:b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_3abyas1hovvr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b/>
              <w:color w:val="000000"/>
            </w:rPr>
            <w:t>10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nthq20rvq5mk">
            <w:r w:rsidRPr="00D84857">
              <w:rPr>
                <w:rFonts w:asciiTheme="majorHAnsi" w:hAnsiTheme="majorHAnsi" w:cstheme="majorHAnsi"/>
                <w:color w:val="000000"/>
              </w:rPr>
              <w:t>Раздел Пользователи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_nthq20rvq5mk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11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cnep8uajz8m5">
            <w:r w:rsidRPr="00D84857">
              <w:rPr>
                <w:rFonts w:asciiTheme="majorHAnsi" w:hAnsiTheme="majorHAnsi" w:cstheme="majorHAnsi"/>
                <w:color w:val="000000"/>
              </w:rPr>
              <w:t>Окно Добавление пользователя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_cnep8uajz8m5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12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2pgcc8kxxkxe">
            <w:r w:rsidRPr="00D84857">
              <w:rPr>
                <w:rFonts w:asciiTheme="majorHAnsi" w:hAnsiTheme="majorHAnsi" w:cstheme="majorHAnsi"/>
                <w:color w:val="000000"/>
              </w:rPr>
              <w:t>Окно Редактирование пользователя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_2pgcc8kxxkxe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14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c00thtctl8xs">
            <w:r w:rsidRPr="00D84857">
              <w:rPr>
                <w:rFonts w:asciiTheme="majorHAnsi" w:hAnsiTheme="majorHAnsi" w:cstheme="majorHAnsi"/>
                <w:color w:val="000000"/>
              </w:rPr>
              <w:t>Раздел Должности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_c00thtctl8xs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15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s3ggisxn7p3a">
            <w:r w:rsidRPr="00D84857">
              <w:rPr>
                <w:rFonts w:asciiTheme="majorHAnsi" w:hAnsiTheme="majorHAnsi" w:cstheme="majorHAnsi"/>
                <w:color w:val="000000"/>
              </w:rPr>
              <w:t>Окно Добавление должности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_s3ggisxn7p3a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16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hawsnlkbo87l">
            <w:r w:rsidRPr="00D84857">
              <w:rPr>
                <w:rFonts w:asciiTheme="majorHAnsi" w:hAnsiTheme="majorHAnsi" w:cstheme="majorHAnsi"/>
                <w:color w:val="000000"/>
              </w:rPr>
              <w:t>Блок Назначение доступа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_hawsnlkbo87l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17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snc38anvlwca">
            <w:r w:rsidRPr="00D84857">
              <w:rPr>
                <w:rFonts w:asciiTheme="majorHAnsi" w:hAnsiTheme="majorHAnsi" w:cstheme="majorHAnsi"/>
                <w:color w:val="000000"/>
              </w:rPr>
              <w:t>Блок Обязанности выполняемой должности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_snc38anvlwca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17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j91gg8dirnx0">
            <w:r w:rsidRPr="00D84857">
              <w:rPr>
                <w:rFonts w:asciiTheme="majorHAnsi" w:hAnsiTheme="majorHAnsi" w:cstheme="majorHAnsi"/>
                <w:color w:val="000000"/>
              </w:rPr>
              <w:t>Редактирование должности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_j91gg8dirnx0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17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ekoj1gfmdj7p">
            <w:r w:rsidRPr="00D84857">
              <w:rPr>
                <w:rFonts w:asciiTheme="majorHAnsi" w:hAnsiTheme="majorHAnsi" w:cstheme="majorHAnsi"/>
                <w:color w:val="000000"/>
              </w:rPr>
              <w:t>Раздел Статусы документов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_ekoj1gfmdj7p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18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fjk2bowxe1fi">
            <w:r w:rsidRPr="00D84857">
              <w:rPr>
                <w:rFonts w:asciiTheme="majorHAnsi" w:hAnsiTheme="majorHAnsi" w:cstheme="majorHAnsi"/>
                <w:color w:val="000000"/>
              </w:rPr>
              <w:t>Раздел Маршруты документов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_fjk2bowxe1fi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18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g70181l0gjcl">
            <w:r w:rsidRPr="00D84857">
              <w:rPr>
                <w:rFonts w:asciiTheme="majorHAnsi" w:hAnsiTheme="majorHAnsi" w:cstheme="majorHAnsi"/>
                <w:color w:val="000000"/>
              </w:rPr>
              <w:t>Добавление маршрута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_g70181l0gjcl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19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3zutdq53xlt3">
            <w:r w:rsidRPr="00D84857">
              <w:rPr>
                <w:rFonts w:asciiTheme="majorHAnsi" w:hAnsiTheme="majorHAnsi" w:cstheme="majorHAnsi"/>
                <w:color w:val="000000"/>
              </w:rPr>
              <w:t>Добавление участника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_3zutdq53xlt3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20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hc7hx35wkbth">
            <w:r w:rsidRPr="00D84857">
              <w:rPr>
                <w:rFonts w:asciiTheme="majorHAnsi" w:hAnsiTheme="majorHAnsi" w:cstheme="majorHAnsi"/>
                <w:color w:val="000000"/>
              </w:rPr>
              <w:t>Редактирование маршрута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_hc7hx35wkbth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21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9gqi5wwrae4x">
            <w:r w:rsidRPr="00D84857">
              <w:rPr>
                <w:rFonts w:asciiTheme="majorHAnsi" w:hAnsiTheme="majorHAnsi" w:cstheme="majorHAnsi"/>
                <w:color w:val="000000"/>
              </w:rPr>
              <w:t>Раздел Настройки форм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_9gqi5wwrae4x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21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upbefs9hhan5">
            <w:r w:rsidRPr="00D84857">
              <w:rPr>
                <w:rFonts w:asciiTheme="majorHAnsi" w:hAnsiTheme="majorHAnsi" w:cstheme="majorHAnsi"/>
                <w:color w:val="000000"/>
              </w:rPr>
              <w:t>Раздел Департаменты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_upbefs9hhan5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21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20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sk2cfxpayh8a">
            <w:r w:rsidRPr="00D84857">
              <w:rPr>
                <w:rFonts w:asciiTheme="majorHAnsi" w:hAnsiTheme="majorHAnsi" w:cstheme="majorHAnsi"/>
                <w:b/>
                <w:color w:val="000000"/>
              </w:rPr>
              <w:t>Форма Аккаунт</w:t>
            </w:r>
          </w:hyperlink>
          <w:r w:rsidRPr="00D84857">
            <w:rPr>
              <w:rFonts w:asciiTheme="majorHAnsi" w:hAnsiTheme="majorHAnsi" w:cstheme="majorHAnsi"/>
              <w:b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_sk2cfxpayh8a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b/>
              <w:color w:val="000000"/>
            </w:rPr>
            <w:t>21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20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laldqg75ggqx">
            <w:r w:rsidRPr="00D84857">
              <w:rPr>
                <w:rFonts w:asciiTheme="majorHAnsi" w:hAnsiTheme="majorHAnsi" w:cstheme="majorHAnsi"/>
                <w:b/>
                <w:color w:val="000000"/>
              </w:rPr>
              <w:t>Форма Договоры</w:t>
            </w:r>
          </w:hyperlink>
          <w:r w:rsidRPr="00D84857">
            <w:rPr>
              <w:rFonts w:asciiTheme="majorHAnsi" w:hAnsiTheme="majorHAnsi" w:cstheme="majorHAnsi"/>
              <w:b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_laldqg75ggqx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b/>
              <w:color w:val="000000"/>
            </w:rPr>
            <w:t>22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m7djtg9g1im3">
            <w:r w:rsidRPr="00D84857">
              <w:rPr>
                <w:rFonts w:asciiTheme="majorHAnsi" w:hAnsiTheme="majorHAnsi" w:cstheme="majorHAnsi"/>
                <w:color w:val="000000"/>
              </w:rPr>
              <w:t>Раздел Мои документы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_m7djtg9g1im3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22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720"/>
            <w:rPr>
              <w:rFonts w:asciiTheme="majorHAnsi" w:hAnsiTheme="majorHAnsi" w:cstheme="majorHAnsi"/>
              <w:color w:val="000000"/>
            </w:rPr>
          </w:pPr>
          <w:hyperlink w:anchor="_f654tbk16gmk">
            <w:r w:rsidRPr="00D84857">
              <w:rPr>
                <w:rFonts w:asciiTheme="majorHAnsi" w:hAnsiTheme="majorHAnsi" w:cstheme="majorHAnsi"/>
                <w:color w:val="000000"/>
              </w:rPr>
              <w:t>Подраздел Созданные мною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_f654tbk16gmk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23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fir3nlvw5is9">
            <w:r w:rsidRPr="00D84857">
              <w:rPr>
                <w:rFonts w:asciiTheme="majorHAnsi" w:hAnsiTheme="majorHAnsi" w:cstheme="majorHAnsi"/>
                <w:color w:val="000000"/>
              </w:rPr>
              <w:t>Создание договора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_fir3nlvw5is9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24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oghock5o7b13">
            <w:r w:rsidRPr="00D84857">
              <w:rPr>
                <w:rFonts w:asciiTheme="majorHAnsi" w:hAnsiTheme="majorHAnsi" w:cstheme="majorHAnsi"/>
                <w:color w:val="000000"/>
              </w:rPr>
              <w:t>Создание документа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_oghock5o7b13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27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1k3ifhvi5yut">
            <w:r w:rsidRPr="00D84857">
              <w:rPr>
                <w:rFonts w:asciiTheme="majorHAnsi" w:hAnsiTheme="majorHAnsi" w:cstheme="majorHAnsi"/>
                <w:color w:val="000000"/>
              </w:rPr>
              <w:t>Просмотр договора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_1k3ifhvi5yut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9fvfbu2js0qy">
            <w:r w:rsidRPr="00D84857">
              <w:rPr>
                <w:rFonts w:asciiTheme="majorHAnsi" w:hAnsiTheme="majorHAnsi" w:cstheme="majorHAnsi"/>
                <w:color w:val="000000"/>
              </w:rPr>
              <w:t>Блок Краткой информации о документе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_9fvfbu2js0qy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ox7vuq3nv149">
            <w:r w:rsidRPr="00D84857">
              <w:rPr>
                <w:rFonts w:asciiTheme="majorHAnsi" w:hAnsiTheme="majorHAnsi" w:cstheme="majorHAnsi"/>
                <w:color w:val="000000"/>
              </w:rPr>
              <w:t>Блок Прикрепленных файлов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_ox7vuq3nv149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fchawglxf0ei">
            <w:r w:rsidRPr="00D84857">
              <w:rPr>
                <w:rFonts w:asciiTheme="majorHAnsi" w:hAnsiTheme="majorHAnsi" w:cstheme="majorHAnsi"/>
                <w:color w:val="000000"/>
              </w:rPr>
              <w:t>Блок Подписи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_fchawglxf0ei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wl2rhpx17zju">
            <w:r w:rsidRPr="00D84857">
              <w:rPr>
                <w:rFonts w:asciiTheme="majorHAnsi" w:hAnsiTheme="majorHAnsi" w:cstheme="majorHAnsi"/>
                <w:color w:val="000000"/>
              </w:rPr>
              <w:t>Блок Замечания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_wl2rhpx17zju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32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zaei4tl8wj3c">
            <w:r w:rsidRPr="00D84857">
              <w:rPr>
                <w:rFonts w:asciiTheme="majorHAnsi" w:hAnsiTheme="majorHAnsi" w:cstheme="majorHAnsi"/>
                <w:color w:val="000000"/>
              </w:rPr>
              <w:t>Блок Комментарии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_zaei4tl8wj3c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32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720"/>
            <w:rPr>
              <w:rFonts w:asciiTheme="majorHAnsi" w:hAnsiTheme="majorHAnsi" w:cstheme="majorHAnsi"/>
              <w:color w:val="000000"/>
            </w:rPr>
          </w:pPr>
          <w:hyperlink w:anchor="_cfuy971rnxrv">
            <w:r w:rsidRPr="00D84857">
              <w:rPr>
                <w:rFonts w:asciiTheme="majorHAnsi" w:hAnsiTheme="majorHAnsi" w:cstheme="majorHAnsi"/>
                <w:color w:val="000000"/>
              </w:rPr>
              <w:t>Подраздел На доработку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_cfuy971rnxrv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33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mykkjyk0boqp">
            <w:r w:rsidRPr="00D84857">
              <w:rPr>
                <w:rFonts w:asciiTheme="majorHAnsi" w:hAnsiTheme="majorHAnsi" w:cstheme="majorHAnsi"/>
                <w:color w:val="000000"/>
              </w:rPr>
              <w:t>Просмотр договора на доработку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_mykkjyk0boqp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34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q4pzvschl2fp">
            <w:r w:rsidRPr="00D84857">
              <w:rPr>
                <w:rFonts w:asciiTheme="majorHAnsi" w:hAnsiTheme="majorHAnsi" w:cstheme="majorHAnsi"/>
                <w:color w:val="000000"/>
              </w:rPr>
              <w:t>Блок Краткая информация о создателе документа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_q4pzvschl2fp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dv6ol1jc29xu">
            <w:r w:rsidRPr="00D84857">
              <w:rPr>
                <w:rFonts w:asciiTheme="majorHAnsi" w:hAnsiTheme="majorHAnsi" w:cstheme="majorHAnsi"/>
                <w:color w:val="000000"/>
              </w:rPr>
              <w:t>Блок Редактирования информации о проводимом документе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_dv6ol1jc29xu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nr5bb6893yay">
            <w:r w:rsidRPr="00D84857">
              <w:rPr>
                <w:rFonts w:asciiTheme="majorHAnsi" w:hAnsiTheme="majorHAnsi" w:cstheme="majorHAnsi"/>
                <w:color w:val="000000"/>
              </w:rPr>
              <w:t>Блок Подписи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_nr5bb6893yay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mul71xgzcolw">
            <w:r w:rsidRPr="00D84857">
              <w:rPr>
                <w:rFonts w:asciiTheme="majorHAnsi" w:hAnsiTheme="majorHAnsi" w:cstheme="majorHAnsi"/>
                <w:color w:val="000000"/>
              </w:rPr>
              <w:t>Блок Замечания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_mul71xgzcolw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2vpssr7m73mx">
            <w:r w:rsidRPr="00D84857">
              <w:rPr>
                <w:rFonts w:asciiTheme="majorHAnsi" w:hAnsiTheme="majorHAnsi" w:cstheme="majorHAnsi"/>
                <w:color w:val="000000"/>
              </w:rPr>
              <w:t>Блок Кнопок для согласования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_2vpssr7m73mx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miq8g1m6yxdl">
            <w:r w:rsidRPr="00D84857">
              <w:rPr>
                <w:rFonts w:asciiTheme="majorHAnsi" w:hAnsiTheme="majorHAnsi" w:cstheme="majorHAnsi"/>
                <w:color w:val="000000"/>
              </w:rPr>
              <w:t>Блок Комментарий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_miq8g1m6yxdl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720"/>
            <w:rPr>
              <w:rFonts w:asciiTheme="majorHAnsi" w:hAnsiTheme="majorHAnsi" w:cstheme="majorHAnsi"/>
              <w:color w:val="000000"/>
            </w:rPr>
          </w:pPr>
          <w:hyperlink w:anchor="_1bb4tcd3dkrx">
            <w:r w:rsidRPr="00D84857">
              <w:rPr>
                <w:rFonts w:asciiTheme="majorHAnsi" w:hAnsiTheme="majorHAnsi" w:cstheme="majorHAnsi"/>
                <w:color w:val="000000"/>
              </w:rPr>
              <w:t>Подраздел Согласованные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_1bb4tcd3dkrx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uq21dhaou0om">
            <w:r w:rsidRPr="00D84857">
              <w:rPr>
                <w:rFonts w:asciiTheme="majorHAnsi" w:hAnsiTheme="majorHAnsi" w:cstheme="majorHAnsi"/>
                <w:color w:val="000000"/>
              </w:rPr>
              <w:t>Просмотр согласованного документа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_uq21dhaou0om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u3x8b6a04am0">
            <w:r w:rsidRPr="00D84857">
              <w:rPr>
                <w:rFonts w:asciiTheme="majorHAnsi" w:hAnsiTheme="majorHAnsi" w:cstheme="majorHAnsi"/>
                <w:color w:val="000000"/>
              </w:rPr>
              <w:t>Блок Краткой информации о документе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_u3x8b6a04am0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7agmzrchw7k1">
            <w:r w:rsidRPr="00D84857">
              <w:rPr>
                <w:rFonts w:asciiTheme="majorHAnsi" w:hAnsiTheme="majorHAnsi" w:cstheme="majorHAnsi"/>
                <w:color w:val="000000"/>
              </w:rPr>
              <w:t>Блок Прикрепленных файлов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_7agmzrchw7k1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xfypgdo1r3oh">
            <w:r w:rsidRPr="00D84857">
              <w:rPr>
                <w:rFonts w:asciiTheme="majorHAnsi" w:hAnsiTheme="majorHAnsi" w:cstheme="majorHAnsi"/>
                <w:color w:val="000000"/>
              </w:rPr>
              <w:t>Блок Файл согласованного договора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_xfypgdo1r3oh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1ua1sj4j1dd3">
            <w:r w:rsidRPr="00D84857">
              <w:rPr>
                <w:rFonts w:asciiTheme="majorHAnsi" w:hAnsiTheme="majorHAnsi" w:cstheme="majorHAnsi"/>
                <w:color w:val="000000"/>
              </w:rPr>
              <w:t>Блок Подписи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_1ua1sj4j1dd3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39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hifpu98bkgsi">
            <w:r w:rsidRPr="00D84857">
              <w:rPr>
                <w:rFonts w:asciiTheme="majorHAnsi" w:hAnsiTheme="majorHAnsi" w:cstheme="majorHAnsi"/>
                <w:color w:val="000000"/>
              </w:rPr>
              <w:t>Блок Кнопок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_hifpu98bkgsi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39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5aj9upx75ndh">
            <w:r w:rsidRPr="00D84857">
              <w:rPr>
                <w:rFonts w:asciiTheme="majorHAnsi" w:hAnsiTheme="majorHAnsi" w:cstheme="majorHAnsi"/>
                <w:color w:val="000000"/>
              </w:rPr>
              <w:t>Блок Замечания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_5aj9upx75ndh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39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6y55btva96c4">
            <w:r w:rsidRPr="00D84857">
              <w:rPr>
                <w:rFonts w:asciiTheme="majorHAnsi" w:hAnsiTheme="majorHAnsi" w:cstheme="majorHAnsi"/>
                <w:color w:val="000000"/>
              </w:rPr>
              <w:t>Блок Комментарии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_6y55btva96c4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39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720"/>
            <w:rPr>
              <w:rFonts w:asciiTheme="majorHAnsi" w:hAnsiTheme="majorHAnsi" w:cstheme="majorHAnsi"/>
              <w:color w:val="000000"/>
            </w:rPr>
          </w:pPr>
          <w:hyperlink w:anchor="_snn25opwlld5">
            <w:r w:rsidRPr="00D84857">
              <w:rPr>
                <w:rFonts w:asciiTheme="majorHAnsi" w:hAnsiTheme="majorHAnsi" w:cstheme="majorHAnsi"/>
                <w:color w:val="000000"/>
              </w:rPr>
              <w:t>Подраздел Регистрация документов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_snn25opwlld5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cycp594zmjgh">
            <w:r w:rsidRPr="00D84857">
              <w:rPr>
                <w:rFonts w:asciiTheme="majorHAnsi" w:hAnsiTheme="majorHAnsi" w:cstheme="majorHAnsi"/>
                <w:color w:val="000000"/>
              </w:rPr>
              <w:t>Просмотр документа на регистрацию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_cycp594zmjgh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oo8wkosjpcqo">
            <w:r w:rsidRPr="00D84857">
              <w:rPr>
                <w:rFonts w:asciiTheme="majorHAnsi" w:hAnsiTheme="majorHAnsi" w:cstheme="majorHAnsi"/>
                <w:color w:val="000000"/>
              </w:rPr>
              <w:t>Краткая информация о создателе документа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_oo8wkosjpcqo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s9sv8r82zdk5">
            <w:r w:rsidRPr="00D84857">
              <w:rPr>
                <w:rFonts w:asciiTheme="majorHAnsi" w:hAnsiTheme="majorHAnsi" w:cstheme="majorHAnsi"/>
                <w:color w:val="000000"/>
              </w:rPr>
              <w:t>Митворг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_s9sv8r82zdk5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42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60oc9fe52zse">
            <w:r w:rsidRPr="00D84857">
              <w:rPr>
                <w:rFonts w:asciiTheme="majorHAnsi" w:hAnsiTheme="majorHAnsi" w:cstheme="majorHAnsi"/>
                <w:color w:val="000000"/>
              </w:rPr>
              <w:t>Файлы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_60oc9fe52zse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42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3o61zxetgixb">
            <w:r w:rsidRPr="00D84857">
              <w:rPr>
                <w:rFonts w:asciiTheme="majorHAnsi" w:hAnsiTheme="majorHAnsi" w:cstheme="majorHAnsi"/>
                <w:color w:val="000000"/>
              </w:rPr>
              <w:t>Подписи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_3o61zxetgixb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43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hh0edg8ie034">
            <w:r w:rsidRPr="00D84857">
              <w:rPr>
                <w:rFonts w:asciiTheme="majorHAnsi" w:hAnsiTheme="majorHAnsi" w:cstheme="majorHAnsi"/>
                <w:color w:val="000000"/>
              </w:rPr>
              <w:t>Замечание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_hh0edg8ie034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43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720"/>
            <w:rPr>
              <w:rFonts w:asciiTheme="majorHAnsi" w:hAnsiTheme="majorHAnsi" w:cstheme="majorHAnsi"/>
              <w:color w:val="000000"/>
            </w:rPr>
          </w:pPr>
          <w:hyperlink w:anchor="_8i1mukkvs104">
            <w:r w:rsidRPr="00D84857">
              <w:rPr>
                <w:rFonts w:asciiTheme="majorHAnsi" w:hAnsiTheme="majorHAnsi" w:cstheme="majorHAnsi"/>
                <w:color w:val="000000"/>
              </w:rPr>
              <w:t>Подраздел Исполненные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_8i1mukkvs104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43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w88dt396741o">
            <w:r w:rsidRPr="00D84857">
              <w:rPr>
                <w:rFonts w:asciiTheme="majorHAnsi" w:hAnsiTheme="majorHAnsi" w:cstheme="majorHAnsi"/>
                <w:color w:val="000000"/>
              </w:rPr>
              <w:t>Просмотр договора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_w88dt396741o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44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ehi4mjaemkvu">
            <w:r w:rsidRPr="00D84857">
              <w:rPr>
                <w:rFonts w:asciiTheme="majorHAnsi" w:hAnsiTheme="majorHAnsi" w:cstheme="majorHAnsi"/>
                <w:color w:val="000000"/>
              </w:rPr>
              <w:t>Краткая информация о документе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_ehi4mjaemkvu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44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lc03n7gy5hmy">
            <w:r w:rsidRPr="00D84857">
              <w:rPr>
                <w:rFonts w:asciiTheme="majorHAnsi" w:hAnsiTheme="majorHAnsi" w:cstheme="majorHAnsi"/>
                <w:color w:val="000000"/>
              </w:rPr>
              <w:t>Файл согласованного договора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_lc03n7gy5hmy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eemoulvfh42l">
            <w:r w:rsidRPr="00D84857">
              <w:rPr>
                <w:rFonts w:asciiTheme="majorHAnsi" w:hAnsiTheme="majorHAnsi" w:cstheme="majorHAnsi"/>
                <w:color w:val="000000"/>
              </w:rPr>
              <w:t>Подписи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_eemoulvfh42l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dfi2p8t5lsaa">
            <w:r w:rsidRPr="00D84857">
              <w:rPr>
                <w:rFonts w:asciiTheme="majorHAnsi" w:hAnsiTheme="majorHAnsi" w:cstheme="majorHAnsi"/>
                <w:color w:val="000000"/>
              </w:rPr>
              <w:t>Митворг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_dfi2p8t5lsaa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1t7q0mew5vo6">
            <w:r w:rsidRPr="00D84857">
              <w:rPr>
                <w:rFonts w:asciiTheme="majorHAnsi" w:hAnsiTheme="majorHAnsi" w:cstheme="majorHAnsi"/>
                <w:color w:val="000000"/>
              </w:rPr>
              <w:t>Файлы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_1t7q0mew5vo6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l7vvhzsw2rk0">
            <w:r w:rsidRPr="00D84857">
              <w:rPr>
                <w:rFonts w:asciiTheme="majorHAnsi" w:hAnsiTheme="majorHAnsi" w:cstheme="majorHAnsi"/>
                <w:color w:val="000000"/>
              </w:rPr>
              <w:t>Замечания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_l7vvhzsw2rk0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720"/>
            <w:rPr>
              <w:rFonts w:asciiTheme="majorHAnsi" w:hAnsiTheme="majorHAnsi" w:cstheme="majorHAnsi"/>
              <w:color w:val="000000"/>
            </w:rPr>
          </w:pPr>
          <w:hyperlink w:anchor="_gb2zjo5278id">
            <w:r w:rsidRPr="00D84857">
              <w:rPr>
                <w:rFonts w:asciiTheme="majorHAnsi" w:hAnsiTheme="majorHAnsi" w:cstheme="majorHAnsi"/>
                <w:color w:val="000000"/>
              </w:rPr>
              <w:t>Подраздел Отклоненные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_gb2zjo5278id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surffw6tp6ou">
            <w:r w:rsidRPr="00D84857">
              <w:rPr>
                <w:rFonts w:asciiTheme="majorHAnsi" w:hAnsiTheme="majorHAnsi" w:cstheme="majorHAnsi"/>
                <w:color w:val="000000"/>
              </w:rPr>
              <w:t>Просмотр договора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_surffw6tp6ou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a1nkpvt0jnka">
            <w:r w:rsidRPr="00D84857">
              <w:rPr>
                <w:rFonts w:asciiTheme="majorHAnsi" w:hAnsiTheme="majorHAnsi" w:cstheme="majorHAnsi"/>
                <w:color w:val="000000"/>
              </w:rPr>
              <w:t>Краткая информация о документе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_a1nkpvt0jnka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dpj582d807hs">
            <w:r w:rsidRPr="00D84857">
              <w:rPr>
                <w:rFonts w:asciiTheme="majorHAnsi" w:hAnsiTheme="majorHAnsi" w:cstheme="majorHAnsi"/>
                <w:color w:val="000000"/>
              </w:rPr>
              <w:t>Прикрепленные файлы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_dpj582d807hs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5z7jkvejarr4">
            <w:r w:rsidRPr="00D84857">
              <w:rPr>
                <w:rFonts w:asciiTheme="majorHAnsi" w:hAnsiTheme="majorHAnsi" w:cstheme="majorHAnsi"/>
                <w:color w:val="000000"/>
              </w:rPr>
              <w:t>Подписи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_5z7jkvejarr4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khz21lk4af07">
            <w:r w:rsidRPr="00D84857">
              <w:rPr>
                <w:rFonts w:asciiTheme="majorHAnsi" w:hAnsiTheme="majorHAnsi" w:cstheme="majorHAnsi"/>
                <w:color w:val="000000"/>
              </w:rPr>
              <w:t>Замечание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_khz21lk4af07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aks3nrh38uyj">
            <w:r w:rsidRPr="00D84857">
              <w:rPr>
                <w:rFonts w:asciiTheme="majorHAnsi" w:hAnsiTheme="majorHAnsi" w:cstheme="majorHAnsi"/>
                <w:color w:val="000000"/>
              </w:rPr>
              <w:t>Комментарии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_aks3nrh38uyj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sc1dhhfl1e77">
            <w:r w:rsidRPr="00D84857">
              <w:rPr>
                <w:rFonts w:asciiTheme="majorHAnsi" w:hAnsiTheme="majorHAnsi" w:cstheme="majorHAnsi"/>
                <w:color w:val="000000"/>
              </w:rPr>
              <w:t>Раздел Подписание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_sc1dhhfl1e77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720"/>
            <w:rPr>
              <w:rFonts w:asciiTheme="majorHAnsi" w:hAnsiTheme="majorHAnsi" w:cstheme="majorHAnsi"/>
              <w:color w:val="000000"/>
            </w:rPr>
          </w:pPr>
          <w:hyperlink w:anchor="_rppt0t150ywe">
            <w:r w:rsidRPr="00D84857">
              <w:rPr>
                <w:rFonts w:asciiTheme="majorHAnsi" w:hAnsiTheme="majorHAnsi" w:cstheme="majorHAnsi"/>
                <w:color w:val="000000"/>
              </w:rPr>
              <w:t>Подраздел Входящие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_rppt0t150ywe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a8e2y9e82tgo">
            <w:r w:rsidRPr="00D84857">
              <w:rPr>
                <w:rFonts w:asciiTheme="majorHAnsi" w:hAnsiTheme="majorHAnsi" w:cstheme="majorHAnsi"/>
                <w:color w:val="000000"/>
              </w:rPr>
              <w:t>Согласование договора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_a8e2y9e82tgo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48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myb8msiy0jdl">
            <w:r w:rsidRPr="00D84857">
              <w:rPr>
                <w:rFonts w:asciiTheme="majorHAnsi" w:hAnsiTheme="majorHAnsi" w:cstheme="majorHAnsi"/>
                <w:color w:val="000000"/>
              </w:rPr>
              <w:t>Краткая информация о создателе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_myb8msiy0jdl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75klckfv33vs">
            <w:r w:rsidRPr="00D84857">
              <w:rPr>
                <w:rFonts w:asciiTheme="majorHAnsi" w:hAnsiTheme="majorHAnsi" w:cstheme="majorHAnsi"/>
                <w:color w:val="000000"/>
              </w:rPr>
              <w:t>Краткая информация о документе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_75klckfv33vs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bsnwexp3umwa">
            <w:r w:rsidRPr="00D84857">
              <w:rPr>
                <w:rFonts w:asciiTheme="majorHAnsi" w:hAnsiTheme="majorHAnsi" w:cstheme="majorHAnsi"/>
                <w:color w:val="000000"/>
              </w:rPr>
              <w:t>Файлы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_bsnwexp3umwa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37h3cufpuall">
            <w:r w:rsidRPr="00D84857">
              <w:rPr>
                <w:rFonts w:asciiTheme="majorHAnsi" w:hAnsiTheme="majorHAnsi" w:cstheme="majorHAnsi"/>
                <w:color w:val="000000"/>
              </w:rPr>
              <w:t>Подписи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_37h3cufpuall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ep4lm0b7cu7q">
            <w:r w:rsidRPr="00D84857">
              <w:rPr>
                <w:rFonts w:asciiTheme="majorHAnsi" w:hAnsiTheme="majorHAnsi" w:cstheme="majorHAnsi"/>
                <w:color w:val="000000"/>
              </w:rPr>
              <w:t>Кнопки согласования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_ep4lm0b7cu7q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fn5q9p6dg5z4">
            <w:r w:rsidRPr="00D84857">
              <w:rPr>
                <w:rFonts w:asciiTheme="majorHAnsi" w:hAnsiTheme="majorHAnsi" w:cstheme="majorHAnsi"/>
                <w:color w:val="000000"/>
              </w:rPr>
              <w:t>Замечания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_fn5q9p6dg5z4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52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8wbmd2866vwh">
            <w:r w:rsidRPr="00D84857">
              <w:rPr>
                <w:rFonts w:asciiTheme="majorHAnsi" w:hAnsiTheme="majorHAnsi" w:cstheme="majorHAnsi"/>
                <w:color w:val="000000"/>
              </w:rPr>
              <w:t>Поручения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_8wbmd2866vwh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52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s9ga5ak2vq6y">
            <w:r w:rsidRPr="00D84857">
              <w:rPr>
                <w:rFonts w:asciiTheme="majorHAnsi" w:hAnsiTheme="majorHAnsi" w:cstheme="majorHAnsi"/>
                <w:color w:val="000000"/>
              </w:rPr>
              <w:t>Комментарии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_s9ga5ak2vq6y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52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720"/>
            <w:rPr>
              <w:rFonts w:asciiTheme="majorHAnsi" w:hAnsiTheme="majorHAnsi" w:cstheme="majorHAnsi"/>
              <w:color w:val="000000"/>
            </w:rPr>
          </w:pPr>
          <w:hyperlink w:anchor="_xs8s7ltqsmbx">
            <w:r w:rsidRPr="00D84857">
              <w:rPr>
                <w:rFonts w:asciiTheme="majorHAnsi" w:hAnsiTheme="majorHAnsi" w:cstheme="majorHAnsi"/>
                <w:color w:val="000000"/>
              </w:rPr>
              <w:t>Подраздел Подписанные мною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_xs8s7ltqsmbx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53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3n5kwstcs1h">
            <w:r w:rsidRPr="00D84857">
              <w:rPr>
                <w:rFonts w:asciiTheme="majorHAnsi" w:hAnsiTheme="majorHAnsi" w:cstheme="majorHAnsi"/>
                <w:color w:val="000000"/>
              </w:rPr>
              <w:t>Просмотр документа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_3n5kwstcs1h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54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6tnbla50xv53">
            <w:r w:rsidRPr="00D84857">
              <w:rPr>
                <w:rFonts w:asciiTheme="majorHAnsi" w:hAnsiTheme="majorHAnsi" w:cstheme="majorHAnsi"/>
                <w:color w:val="000000"/>
              </w:rPr>
              <w:t>Краткая информация о создателе документа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_6tnbla50xv53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x037h2dzo04z">
            <w:r w:rsidRPr="00D84857">
              <w:rPr>
                <w:rFonts w:asciiTheme="majorHAnsi" w:hAnsiTheme="majorHAnsi" w:cstheme="majorHAnsi"/>
                <w:color w:val="000000"/>
              </w:rPr>
              <w:t>Краткая информация о документе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_x037h2dzo04z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dgtrfhq02hd2">
            <w:r w:rsidRPr="00D84857">
              <w:rPr>
                <w:rFonts w:asciiTheme="majorHAnsi" w:hAnsiTheme="majorHAnsi" w:cstheme="majorHAnsi"/>
                <w:color w:val="000000"/>
              </w:rPr>
              <w:t>Блок Прикрепленных файлов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_dgtrfhq02hd2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rzq67vbgq28z">
            <w:r w:rsidRPr="00D84857">
              <w:rPr>
                <w:rFonts w:asciiTheme="majorHAnsi" w:hAnsiTheme="majorHAnsi" w:cstheme="majorHAnsi"/>
                <w:color w:val="000000"/>
              </w:rPr>
              <w:t>Блок Подписи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_rzq67vbgq28z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9hdyaadvc62d">
            <w:r w:rsidRPr="00D84857">
              <w:rPr>
                <w:rFonts w:asciiTheme="majorHAnsi" w:hAnsiTheme="majorHAnsi" w:cstheme="majorHAnsi"/>
                <w:color w:val="000000"/>
              </w:rPr>
              <w:t>Блок Замечания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_9hdyaadvc62d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yfghjce59ay9">
            <w:r w:rsidRPr="00D84857">
              <w:rPr>
                <w:rFonts w:asciiTheme="majorHAnsi" w:hAnsiTheme="majorHAnsi" w:cstheme="majorHAnsi"/>
                <w:color w:val="000000"/>
              </w:rPr>
              <w:t>Блок Комментарии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_yfghjce59ay9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720"/>
            <w:rPr>
              <w:rFonts w:asciiTheme="majorHAnsi" w:hAnsiTheme="majorHAnsi" w:cstheme="majorHAnsi"/>
              <w:color w:val="000000"/>
            </w:rPr>
          </w:pPr>
          <w:hyperlink w:anchor="_fgiwxi3zjipu">
            <w:r w:rsidRPr="00D84857">
              <w:rPr>
                <w:rFonts w:asciiTheme="majorHAnsi" w:hAnsiTheme="majorHAnsi" w:cstheme="majorHAnsi"/>
                <w:color w:val="000000"/>
              </w:rPr>
              <w:t>Подраздел Документы подписанные в ООПЗ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_fgiwxi3zjipu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f8vwtgnzlud7">
            <w:r w:rsidRPr="00D84857">
              <w:rPr>
                <w:rFonts w:asciiTheme="majorHAnsi" w:hAnsiTheme="majorHAnsi" w:cstheme="majorHAnsi"/>
                <w:color w:val="000000"/>
              </w:rPr>
              <w:t>Просмотр договора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_f8vwtgnzlud7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55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800"/>
            <w:rPr>
              <w:rFonts w:asciiTheme="majorHAnsi" w:hAnsiTheme="majorHAnsi" w:cstheme="majorHAnsi"/>
              <w:color w:val="000000"/>
            </w:rPr>
          </w:pPr>
          <w:hyperlink w:anchor="_gkim61ym14ox">
            <w:r w:rsidRPr="00D84857">
              <w:rPr>
                <w:rFonts w:asciiTheme="majorHAnsi" w:hAnsiTheme="majorHAnsi" w:cstheme="majorHAnsi"/>
                <w:color w:val="000000"/>
              </w:rPr>
              <w:t>Блок Краткая информация о создателе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_gkim61ym14ox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800"/>
            <w:rPr>
              <w:rFonts w:asciiTheme="majorHAnsi" w:hAnsiTheme="majorHAnsi" w:cstheme="majorHAnsi"/>
              <w:color w:val="000000"/>
            </w:rPr>
          </w:pPr>
          <w:hyperlink w:anchor="_v76n4y8qyhx6">
            <w:r w:rsidRPr="00D84857">
              <w:rPr>
                <w:rFonts w:asciiTheme="majorHAnsi" w:hAnsiTheme="majorHAnsi" w:cstheme="majorHAnsi"/>
                <w:color w:val="000000"/>
              </w:rPr>
              <w:t>Блок Краткая информация о договоре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_v76n4y8qyhx6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56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800"/>
            <w:rPr>
              <w:rFonts w:asciiTheme="majorHAnsi" w:hAnsiTheme="majorHAnsi" w:cstheme="majorHAnsi"/>
              <w:color w:val="000000"/>
            </w:rPr>
          </w:pPr>
          <w:hyperlink w:anchor="_8ts1m7gdll7k">
            <w:r w:rsidRPr="00D84857">
              <w:rPr>
                <w:rFonts w:asciiTheme="majorHAnsi" w:hAnsiTheme="majorHAnsi" w:cstheme="majorHAnsi"/>
                <w:color w:val="000000"/>
              </w:rPr>
              <w:t>Блок Митворг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_8ts1m7gdll7k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800"/>
            <w:rPr>
              <w:rFonts w:asciiTheme="majorHAnsi" w:hAnsiTheme="majorHAnsi" w:cstheme="majorHAnsi"/>
              <w:color w:val="000000"/>
            </w:rPr>
          </w:pPr>
          <w:hyperlink w:anchor="_ptkvnjuj5o99">
            <w:r w:rsidRPr="00D84857">
              <w:rPr>
                <w:rFonts w:asciiTheme="majorHAnsi" w:hAnsiTheme="majorHAnsi" w:cstheme="majorHAnsi"/>
                <w:color w:val="000000"/>
              </w:rPr>
              <w:t>Блок Файлы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_ptkvnjuj5o99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800"/>
            <w:rPr>
              <w:rFonts w:asciiTheme="majorHAnsi" w:hAnsiTheme="majorHAnsi" w:cstheme="majorHAnsi"/>
              <w:color w:val="000000"/>
            </w:rPr>
          </w:pPr>
          <w:hyperlink w:anchor="_w57uq52s2cdu">
            <w:r w:rsidRPr="00D84857">
              <w:rPr>
                <w:rFonts w:asciiTheme="majorHAnsi" w:hAnsiTheme="majorHAnsi" w:cstheme="majorHAnsi"/>
                <w:color w:val="000000"/>
              </w:rPr>
              <w:t>Блок Подписи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_w57uq52s2cdu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800"/>
            <w:rPr>
              <w:rFonts w:asciiTheme="majorHAnsi" w:hAnsiTheme="majorHAnsi" w:cstheme="majorHAnsi"/>
              <w:color w:val="000000"/>
            </w:rPr>
          </w:pPr>
          <w:hyperlink w:anchor="_irmz08vy3be3">
            <w:r w:rsidRPr="00D84857">
              <w:rPr>
                <w:rFonts w:asciiTheme="majorHAnsi" w:hAnsiTheme="majorHAnsi" w:cstheme="majorHAnsi"/>
                <w:color w:val="000000"/>
              </w:rPr>
              <w:t>Блок Замечание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_irmz08vy3be3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v7k4cy6da62d">
            <w:r w:rsidRPr="00D84857">
              <w:rPr>
                <w:rFonts w:asciiTheme="majorHAnsi" w:hAnsiTheme="majorHAnsi" w:cstheme="majorHAnsi"/>
                <w:color w:val="000000"/>
              </w:rPr>
              <w:t>Раздел Задачи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_v7k4cy6da62d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57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720"/>
            <w:rPr>
              <w:rFonts w:asciiTheme="majorHAnsi" w:hAnsiTheme="majorHAnsi" w:cstheme="majorHAnsi"/>
              <w:color w:val="000000"/>
            </w:rPr>
          </w:pPr>
          <w:hyperlink w:anchor="_hbqtnm895ccc">
            <w:r w:rsidRPr="00D84857">
              <w:rPr>
                <w:rFonts w:asciiTheme="majorHAnsi" w:hAnsiTheme="majorHAnsi" w:cstheme="majorHAnsi"/>
                <w:color w:val="000000"/>
              </w:rPr>
              <w:t>Подраздел Входящие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_hbqtnm895ccc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58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080"/>
            <w:rPr>
              <w:rFonts w:asciiTheme="majorHAnsi" w:hAnsiTheme="majorHAnsi" w:cstheme="majorHAnsi"/>
              <w:color w:val="000000"/>
            </w:rPr>
          </w:pPr>
          <w:hyperlink w:anchor="_gz92v8hur3w">
            <w:r w:rsidRPr="00D84857">
              <w:rPr>
                <w:rFonts w:asciiTheme="majorHAnsi" w:hAnsiTheme="majorHAnsi" w:cstheme="majorHAnsi"/>
                <w:color w:val="000000"/>
              </w:rPr>
              <w:t>Просмотр задания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_gz92v8hur3w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59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gcq6fn18dht6">
            <w:r w:rsidRPr="00D84857">
              <w:rPr>
                <w:rFonts w:asciiTheme="majorHAnsi" w:hAnsiTheme="majorHAnsi" w:cstheme="majorHAnsi"/>
                <w:color w:val="000000"/>
              </w:rPr>
              <w:t>Поручение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_gcq6fn18dht6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60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cno7l2m9tycw">
            <w:r w:rsidRPr="00D84857">
              <w:rPr>
                <w:rFonts w:asciiTheme="majorHAnsi" w:hAnsiTheme="majorHAnsi" w:cstheme="majorHAnsi"/>
                <w:color w:val="000000"/>
              </w:rPr>
              <w:t>Информация о договоре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_cno7l2m9tycw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60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48lrf9xu7qw0">
            <w:r w:rsidRPr="00D84857">
              <w:rPr>
                <w:rFonts w:asciiTheme="majorHAnsi" w:hAnsiTheme="majorHAnsi" w:cstheme="majorHAnsi"/>
                <w:color w:val="000000"/>
              </w:rPr>
              <w:t>Прикрепленные файлы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_48lrf9xu7qw0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60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1440"/>
            <w:rPr>
              <w:rFonts w:asciiTheme="majorHAnsi" w:hAnsiTheme="majorHAnsi" w:cstheme="majorHAnsi"/>
              <w:color w:val="000000"/>
            </w:rPr>
          </w:pPr>
          <w:hyperlink w:anchor="_7vo1f9295eda">
            <w:r w:rsidRPr="00D84857">
              <w:rPr>
                <w:rFonts w:asciiTheme="majorHAnsi" w:hAnsiTheme="majorHAnsi" w:cstheme="majorHAnsi"/>
                <w:color w:val="000000"/>
              </w:rPr>
              <w:t>Отчет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_7vo1f9295eda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60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360"/>
            <w:rPr>
              <w:rFonts w:asciiTheme="majorHAnsi" w:hAnsiTheme="majorHAnsi" w:cstheme="majorHAnsi"/>
              <w:color w:val="000000"/>
            </w:rPr>
          </w:pPr>
          <w:hyperlink w:anchor="_gf115i6g538p">
            <w:r w:rsidRPr="00D84857">
              <w:rPr>
                <w:rFonts w:asciiTheme="majorHAnsi" w:hAnsiTheme="majorHAnsi" w:cstheme="majorHAnsi"/>
                <w:color w:val="000000"/>
              </w:rPr>
              <w:t>Раздел Список(Админ)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_gf115i6g538p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60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720"/>
            <w:rPr>
              <w:rFonts w:asciiTheme="majorHAnsi" w:hAnsiTheme="majorHAnsi" w:cstheme="majorHAnsi"/>
              <w:color w:val="000000"/>
            </w:rPr>
          </w:pPr>
          <w:hyperlink w:anchor="_vw2fin1pn29h">
            <w:r w:rsidRPr="00D84857">
              <w:rPr>
                <w:rFonts w:asciiTheme="majorHAnsi" w:hAnsiTheme="majorHAnsi" w:cstheme="majorHAnsi"/>
                <w:color w:val="000000"/>
              </w:rPr>
              <w:t>Все документы</w:t>
            </w:r>
          </w:hyperlink>
          <w:r w:rsidRPr="00D84857">
            <w:rPr>
              <w:rFonts w:asciiTheme="majorHAnsi" w:hAnsiTheme="majorHAnsi" w:cstheme="majorHAnsi"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_vw2fin1pn29h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color w:val="000000"/>
            </w:rPr>
            <w:t>60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720"/>
            <w:rPr>
              <w:rFonts w:asciiTheme="majorHAnsi" w:hAnsiTheme="majorHAnsi" w:cstheme="majorHAnsi"/>
            </w:rPr>
          </w:pPr>
          <w:hyperlink w:anchor="_8lweygxc2akd">
            <w:r w:rsidRPr="00D84857">
              <w:rPr>
                <w:rFonts w:asciiTheme="majorHAnsi" w:hAnsiTheme="majorHAnsi" w:cstheme="majorHAnsi"/>
              </w:rPr>
              <w:t>Все отклоненные документы</w:t>
            </w:r>
          </w:hyperlink>
          <w:r w:rsidRPr="00D84857">
            <w:rPr>
              <w:rFonts w:asciiTheme="majorHAnsi" w:hAnsiTheme="majorHAnsi" w:cstheme="majorHAnsi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_8lweygxc2akd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</w:rPr>
            <w:t>60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60" w:line="240" w:lineRule="auto"/>
            <w:ind w:left="720"/>
            <w:rPr>
              <w:rFonts w:asciiTheme="majorHAnsi" w:hAnsiTheme="majorHAnsi" w:cstheme="majorHAnsi"/>
            </w:rPr>
          </w:pPr>
          <w:hyperlink w:anchor="_qmxz10u5fbwn">
            <w:r w:rsidRPr="00D84857">
              <w:rPr>
                <w:rFonts w:asciiTheme="majorHAnsi" w:hAnsiTheme="majorHAnsi" w:cstheme="majorHAnsi"/>
              </w:rPr>
              <w:t>Все исполненные документы</w:t>
            </w:r>
          </w:hyperlink>
          <w:r w:rsidRPr="00D84857">
            <w:rPr>
              <w:rFonts w:asciiTheme="majorHAnsi" w:hAnsiTheme="majorHAnsi" w:cstheme="majorHAnsi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_qmxz10u5fbwn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</w:rPr>
            <w:t>60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RDefault="00D84857">
          <w:pPr>
            <w:tabs>
              <w:tab w:val="right" w:pos="9025"/>
            </w:tabs>
            <w:spacing w:before="200" w:line="240" w:lineRule="auto"/>
            <w:rPr>
              <w:rFonts w:asciiTheme="majorHAnsi" w:hAnsiTheme="majorHAnsi" w:cstheme="majorHAnsi"/>
              <w:b/>
              <w:color w:val="000000"/>
            </w:rPr>
          </w:pPr>
          <w:hyperlink w:anchor="_hxpih22mitwa">
            <w:r w:rsidRPr="00D84857">
              <w:rPr>
                <w:rFonts w:asciiTheme="majorHAnsi" w:hAnsiTheme="majorHAnsi" w:cstheme="majorHAnsi"/>
                <w:b/>
                <w:color w:val="000000"/>
              </w:rPr>
              <w:t>Уведомления</w:t>
            </w:r>
          </w:hyperlink>
          <w:r w:rsidRPr="00D84857">
            <w:rPr>
              <w:rFonts w:asciiTheme="majorHAnsi" w:hAnsiTheme="majorHAnsi" w:cstheme="majorHAnsi"/>
              <w:b/>
              <w:color w:val="000000"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_hxpih22mitwa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b/>
              <w:color w:val="000000"/>
            </w:rPr>
            <w:t>61</w:t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  <w:p w:rsidR="00A002A8" w:rsidRPr="00D84857" w:rsidDel="00D84857" w:rsidRDefault="00D84857" w:rsidP="00D84857">
          <w:pPr>
            <w:tabs>
              <w:tab w:val="right" w:pos="9025"/>
            </w:tabs>
            <w:spacing w:before="200" w:after="80" w:line="240" w:lineRule="auto"/>
            <w:rPr>
              <w:del w:id="1" w:author="RyndychRD" w:date="2023-03-06T14:34:00Z"/>
              <w:rFonts w:asciiTheme="majorHAnsi" w:hAnsiTheme="majorHAnsi" w:cstheme="majorHAnsi"/>
            </w:rPr>
          </w:pPr>
          <w:hyperlink w:anchor="_2q5ml2dsham">
            <w:r w:rsidRPr="00D84857">
              <w:rPr>
                <w:rFonts w:asciiTheme="majorHAnsi" w:hAnsiTheme="majorHAnsi" w:cstheme="majorHAnsi"/>
                <w:b/>
              </w:rPr>
              <w:t>Используемые в системе документы</w:t>
            </w:r>
          </w:hyperlink>
          <w:r w:rsidRPr="00D84857">
            <w:rPr>
              <w:rFonts w:asciiTheme="majorHAnsi" w:hAnsiTheme="majorHAnsi" w:cstheme="majorHAnsi"/>
              <w:b/>
            </w:rPr>
            <w:tab/>
          </w:r>
          <w:r w:rsidRPr="00D84857">
            <w:rPr>
              <w:rFonts w:asciiTheme="majorHAnsi" w:hAnsiTheme="majorHAnsi" w:cstheme="majorHAnsi"/>
            </w:rPr>
            <w:fldChar w:fldCharType="begin"/>
          </w:r>
          <w:r w:rsidRPr="00D84857">
            <w:rPr>
              <w:rFonts w:asciiTheme="majorHAnsi" w:hAnsiTheme="majorHAnsi" w:cstheme="majorHAnsi"/>
            </w:rPr>
            <w:instrText xml:space="preserve"> PAGEREF _2q5ml2dsham \h </w:instrText>
          </w:r>
          <w:r w:rsidRPr="00D84857">
            <w:rPr>
              <w:rFonts w:asciiTheme="majorHAnsi" w:hAnsiTheme="majorHAnsi" w:cstheme="majorHAnsi"/>
            </w:rPr>
          </w:r>
          <w:r w:rsidRPr="00D84857">
            <w:rPr>
              <w:rFonts w:asciiTheme="majorHAnsi" w:hAnsiTheme="majorHAnsi" w:cstheme="majorHAnsi"/>
            </w:rPr>
            <w:fldChar w:fldCharType="separate"/>
          </w:r>
          <w:r w:rsidRPr="00D84857">
            <w:rPr>
              <w:rFonts w:asciiTheme="majorHAnsi" w:hAnsiTheme="majorHAnsi" w:cstheme="majorHAnsi"/>
              <w:b/>
            </w:rPr>
            <w:t>61</w:t>
          </w:r>
          <w:r w:rsidRPr="00D84857">
            <w:rPr>
              <w:rFonts w:asciiTheme="majorHAnsi" w:hAnsiTheme="majorHAnsi" w:cstheme="majorHAnsi"/>
            </w:rPr>
            <w:fldChar w:fldCharType="end"/>
          </w:r>
          <w:r w:rsidRPr="00D84857">
            <w:rPr>
              <w:rFonts w:asciiTheme="majorHAnsi" w:hAnsiTheme="majorHAnsi" w:cstheme="majorHAnsi"/>
            </w:rPr>
            <w:fldChar w:fldCharType="end"/>
          </w:r>
        </w:p>
      </w:sdtContent>
    </w:sdt>
    <w:bookmarkStart w:id="2" w:name="_lebqk1lhy1yk" w:colFirst="0" w:colLast="0" w:displacedByCustomXml="prev"/>
    <w:bookmarkEnd w:id="2" w:displacedByCustomXml="prev"/>
    <w:bookmarkStart w:id="3" w:name="_4td88xwx12ff" w:colFirst="0" w:colLast="0" w:displacedByCustomXml="prev"/>
    <w:bookmarkEnd w:id="3" w:displacedByCustomXml="prev"/>
    <w:p w:rsidR="00D84857" w:rsidRPr="00D84857" w:rsidRDefault="00D84857">
      <w:pPr>
        <w:rPr>
          <w:rFonts w:asciiTheme="majorHAnsi" w:hAnsiTheme="majorHAnsi" w:cstheme="majorHAnsi"/>
          <w:sz w:val="46"/>
          <w:szCs w:val="46"/>
        </w:rPr>
      </w:pPr>
      <w:bookmarkStart w:id="4" w:name="_6wahith6gl07" w:colFirst="0" w:colLast="0"/>
      <w:bookmarkEnd w:id="4"/>
      <w:r w:rsidRPr="00D84857">
        <w:rPr>
          <w:rFonts w:asciiTheme="majorHAnsi" w:hAnsiTheme="majorHAnsi" w:cstheme="majorHAnsi"/>
          <w:sz w:val="46"/>
          <w:szCs w:val="46"/>
        </w:rPr>
        <w:br w:type="page"/>
      </w:r>
    </w:p>
    <w:p w:rsidR="00A002A8" w:rsidRPr="00D84857" w:rsidRDefault="00D84857">
      <w:pPr>
        <w:pStyle w:val="1"/>
        <w:spacing w:before="480"/>
        <w:rPr>
          <w:rFonts w:asciiTheme="majorHAnsi" w:hAnsiTheme="majorHAnsi" w:cstheme="majorHAnsi"/>
          <w:sz w:val="46"/>
          <w:szCs w:val="46"/>
        </w:rPr>
      </w:pPr>
      <w:r w:rsidRPr="00D84857">
        <w:rPr>
          <w:rFonts w:asciiTheme="majorHAnsi" w:hAnsiTheme="majorHAnsi" w:cstheme="majorHAnsi"/>
          <w:sz w:val="46"/>
          <w:szCs w:val="46"/>
        </w:rPr>
        <w:lastRenderedPageBreak/>
        <w:t>Общее описание</w:t>
      </w:r>
    </w:p>
    <w:p w:rsidR="00D84857" w:rsidRPr="00D84857" w:rsidRDefault="00D84857" w:rsidP="00D84857">
      <w:pPr>
        <w:rPr>
          <w:rFonts w:asciiTheme="majorHAnsi" w:hAnsiTheme="majorHAnsi" w:cstheme="majorHAnsi"/>
        </w:rPr>
      </w:pPr>
      <w:bookmarkStart w:id="5" w:name="_n8rzm0ynuacx" w:colFirst="0" w:colLast="0"/>
      <w:bookmarkEnd w:id="5"/>
      <w:r w:rsidRPr="00D84857">
        <w:rPr>
          <w:rFonts w:asciiTheme="majorHAnsi" w:hAnsiTheme="majorHAnsi" w:cstheme="majorHAnsi"/>
        </w:rPr>
        <w:t>ПО Согласование договоров, далее Согласование, служить для выполнения такой задачи как автоматизация документооборота с целью уменьшения сроков подписания документов. В рамках выполнения этой цели были достигнуты такие задачи как:</w:t>
      </w:r>
    </w:p>
    <w:p w:rsidR="00D84857" w:rsidRPr="00D84857" w:rsidRDefault="00D84857" w:rsidP="00D84857">
      <w:pPr>
        <w:pStyle w:val="aa"/>
        <w:numPr>
          <w:ilvl w:val="0"/>
          <w:numId w:val="4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Создание и редактирование пользователей Согласования с четким разграничением уровней доступа согласно департаменту и должности</w:t>
      </w:r>
    </w:p>
    <w:p w:rsidR="00D84857" w:rsidRPr="00D84857" w:rsidRDefault="00D84857" w:rsidP="00D84857">
      <w:pPr>
        <w:pStyle w:val="aa"/>
        <w:numPr>
          <w:ilvl w:val="0"/>
          <w:numId w:val="4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Создание динамических маршрутов подписания  с возможностью последующего редактирования на момент создания и продвижения документа</w:t>
      </w:r>
    </w:p>
    <w:p w:rsidR="00D84857" w:rsidRPr="00D84857" w:rsidRDefault="00D84857" w:rsidP="00D84857">
      <w:pPr>
        <w:pStyle w:val="aa"/>
        <w:numPr>
          <w:ilvl w:val="0"/>
          <w:numId w:val="4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Создание динамических форм документов с возможностью последующего редактирования на момент создания документа</w:t>
      </w:r>
    </w:p>
    <w:p w:rsidR="00D84857" w:rsidRPr="00D84857" w:rsidRDefault="00D84857" w:rsidP="00D84857">
      <w:pPr>
        <w:pStyle w:val="aa"/>
        <w:numPr>
          <w:ilvl w:val="0"/>
          <w:numId w:val="4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Создания функционала, отвечающего за возможность создания одним пользователем поручений на другого пользователя с отслеживанием статуса выполнения. Обычно поручения создаются с целью уточнения информации или редактирования существующего документа.</w:t>
      </w:r>
    </w:p>
    <w:p w:rsidR="00D84857" w:rsidRPr="00D84857" w:rsidRDefault="00D84857" w:rsidP="00D84857">
      <w:pPr>
        <w:pStyle w:val="aa"/>
        <w:numPr>
          <w:ilvl w:val="0"/>
          <w:numId w:val="4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 Ведение архива документов, автоматическое перемещение в архив по </w:t>
      </w:r>
      <w:proofErr w:type="gramStart"/>
      <w:r w:rsidRPr="00D84857">
        <w:rPr>
          <w:rFonts w:asciiTheme="majorHAnsi" w:hAnsiTheme="majorHAnsi" w:cstheme="majorHAnsi"/>
        </w:rPr>
        <w:t>прошествии</w:t>
      </w:r>
      <w:proofErr w:type="gramEnd"/>
      <w:r w:rsidRPr="00D84857">
        <w:rPr>
          <w:rFonts w:asciiTheme="majorHAnsi" w:hAnsiTheme="majorHAnsi" w:cstheme="majorHAnsi"/>
        </w:rPr>
        <w:t xml:space="preserve"> установленного времени</w:t>
      </w:r>
    </w:p>
    <w:p w:rsidR="00D84857" w:rsidRPr="00D84857" w:rsidRDefault="00D84857" w:rsidP="00D84857">
      <w:pPr>
        <w:pStyle w:val="aa"/>
        <w:numPr>
          <w:ilvl w:val="0"/>
          <w:numId w:val="4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Создания функционала для нотификации пользователя о ходе движения документа посредством как систем Согласования(</w:t>
      </w:r>
      <w:r w:rsidRPr="00D84857">
        <w:rPr>
          <w:rFonts w:asciiTheme="majorHAnsi" w:hAnsiTheme="majorHAnsi" w:cstheme="majorHAnsi"/>
          <w:lang w:val="en-US"/>
        </w:rPr>
        <w:t>popup</w:t>
      </w:r>
      <w:r w:rsidRPr="00D84857">
        <w:rPr>
          <w:rFonts w:asciiTheme="majorHAnsi" w:hAnsiTheme="majorHAnsi" w:cstheme="majorHAnsi"/>
        </w:rPr>
        <w:t>), так и сторонних систем(</w:t>
      </w:r>
      <w:r w:rsidRPr="00D84857">
        <w:rPr>
          <w:rFonts w:asciiTheme="majorHAnsi" w:hAnsiTheme="majorHAnsi" w:cstheme="majorHAnsi"/>
          <w:lang w:val="en-US"/>
        </w:rPr>
        <w:t>email</w:t>
      </w:r>
      <w:r w:rsidRPr="00D84857">
        <w:rPr>
          <w:rFonts w:asciiTheme="majorHAnsi" w:hAnsiTheme="majorHAnsi" w:cstheme="majorHAnsi"/>
        </w:rPr>
        <w:t xml:space="preserve">) </w:t>
      </w:r>
    </w:p>
    <w:p w:rsidR="00D84857" w:rsidRPr="00D84857" w:rsidRDefault="00D84857" w:rsidP="00D84857">
      <w:pPr>
        <w:pStyle w:val="aa"/>
        <w:numPr>
          <w:ilvl w:val="0"/>
          <w:numId w:val="4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Хранение дополнительных файлов в распространённых форматах с возможностью предварительного просмотра любого из них</w:t>
      </w:r>
    </w:p>
    <w:p w:rsidR="00D84857" w:rsidRPr="00D84857" w:rsidRDefault="00D84857">
      <w:pPr>
        <w:rPr>
          <w:rFonts w:asciiTheme="majorHAnsi" w:hAnsiTheme="majorHAnsi" w:cstheme="majorHAnsi"/>
          <w:sz w:val="40"/>
          <w:szCs w:val="40"/>
          <w:lang w:val="ru-RU"/>
        </w:rPr>
      </w:pPr>
      <w:r w:rsidRPr="00D84857">
        <w:rPr>
          <w:rFonts w:asciiTheme="majorHAnsi" w:hAnsiTheme="majorHAnsi" w:cstheme="majorHAnsi"/>
          <w:lang w:val="ru-RU"/>
        </w:rPr>
        <w:br w:type="page"/>
      </w:r>
    </w:p>
    <w:p w:rsidR="00A002A8" w:rsidRPr="00D84857" w:rsidRDefault="00D84857">
      <w:pPr>
        <w:pStyle w:val="1"/>
        <w:spacing w:before="240" w:after="240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Описание системы прав пользователей в системе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Пользователь может </w:t>
      </w:r>
      <w:proofErr w:type="gramStart"/>
      <w:r w:rsidRPr="00D84857">
        <w:rPr>
          <w:rFonts w:asciiTheme="majorHAnsi" w:hAnsiTheme="majorHAnsi" w:cstheme="majorHAnsi"/>
        </w:rPr>
        <w:t>иметь роль</w:t>
      </w:r>
      <w:proofErr w:type="gramEnd"/>
      <w:r w:rsidRPr="00D84857">
        <w:rPr>
          <w:rFonts w:asciiTheme="majorHAnsi" w:hAnsiTheme="majorHAnsi" w:cstheme="majorHAnsi"/>
        </w:rPr>
        <w:t xml:space="preserve"> обычного пользователя и роль администратора.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lang w:val="ru-RU"/>
        </w:rPr>
      </w:pPr>
      <w:r w:rsidRPr="00D84857">
        <w:rPr>
          <w:rFonts w:asciiTheme="majorHAnsi" w:hAnsiTheme="majorHAnsi" w:cstheme="majorHAnsi"/>
        </w:rPr>
        <w:t>Пока что список прав будет только для доступа к определенным вкладкам плюс право админа - мастер ключ от системы</w:t>
      </w:r>
      <w:r w:rsidRPr="00D84857">
        <w:rPr>
          <w:rFonts w:asciiTheme="majorHAnsi" w:hAnsiTheme="majorHAnsi" w:cstheme="majorHAnsi"/>
          <w:lang w:val="ru-RU"/>
        </w:rPr>
        <w:t>, и право подписания документов</w:t>
      </w:r>
      <w:r w:rsidRPr="00D84857">
        <w:rPr>
          <w:rFonts w:asciiTheme="majorHAnsi" w:hAnsiTheme="majorHAnsi" w:cstheme="majorHAnsi"/>
        </w:rPr>
        <w:t>.</w:t>
      </w:r>
    </w:p>
    <w:p w:rsidR="00D84857" w:rsidRPr="00D84857" w:rsidRDefault="00D84857">
      <w:pPr>
        <w:rPr>
          <w:rFonts w:asciiTheme="majorHAnsi" w:hAnsiTheme="majorHAnsi" w:cstheme="majorHAnsi"/>
          <w:sz w:val="40"/>
          <w:szCs w:val="40"/>
        </w:rPr>
      </w:pPr>
      <w:bookmarkStart w:id="6" w:name="_gx93srxq9288" w:colFirst="0" w:colLast="0"/>
      <w:bookmarkEnd w:id="6"/>
      <w:r w:rsidRPr="00D84857">
        <w:rPr>
          <w:rFonts w:asciiTheme="majorHAnsi" w:hAnsiTheme="majorHAnsi" w:cstheme="majorHAnsi"/>
        </w:rPr>
        <w:br w:type="page"/>
      </w:r>
    </w:p>
    <w:p w:rsidR="00A002A8" w:rsidRPr="00D84857" w:rsidRDefault="00D84857">
      <w:pPr>
        <w:pStyle w:val="1"/>
        <w:spacing w:before="240" w:after="240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Общие правила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Элементы должны адекватно реагировать на изменение размеров окна. Мобильная версия не должна поддерживаться, верстка должна адекватно </w:t>
      </w:r>
      <w:proofErr w:type="gramStart"/>
      <w:r w:rsidRPr="00D84857">
        <w:rPr>
          <w:rFonts w:asciiTheme="majorHAnsi" w:hAnsiTheme="majorHAnsi" w:cstheme="majorHAnsi"/>
        </w:rPr>
        <w:t>отображаться</w:t>
      </w:r>
      <w:proofErr w:type="gramEnd"/>
      <w:r w:rsidRPr="00D84857">
        <w:rPr>
          <w:rFonts w:asciiTheme="majorHAnsi" w:hAnsiTheme="majorHAnsi" w:cstheme="majorHAnsi"/>
        </w:rPr>
        <w:t xml:space="preserve"> начиная от планшетного размера окна.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Каждая таблица должна иметь пагинацию с максимальным количеством элементов на странице  = </w:t>
      </w:r>
      <w:r w:rsidRPr="00D84857">
        <w:rPr>
          <w:rFonts w:asciiTheme="majorHAnsi" w:hAnsiTheme="majorHAnsi" w:cstheme="majorHAnsi"/>
          <w:lang w:val="ru-RU"/>
        </w:rPr>
        <w:t>1</w:t>
      </w:r>
      <w:r w:rsidRPr="00D84857">
        <w:rPr>
          <w:rFonts w:asciiTheme="majorHAnsi" w:hAnsiTheme="majorHAnsi" w:cstheme="majorHAnsi"/>
        </w:rPr>
        <w:t xml:space="preserve">0, если не описано </w:t>
      </w:r>
      <w:proofErr w:type="gramStart"/>
      <w:r w:rsidRPr="00D84857">
        <w:rPr>
          <w:rFonts w:asciiTheme="majorHAnsi" w:hAnsiTheme="majorHAnsi" w:cstheme="majorHAnsi"/>
        </w:rPr>
        <w:t>обратное</w:t>
      </w:r>
      <w:proofErr w:type="gramEnd"/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Всплывающие окна должны скрываться через </w:t>
      </w:r>
      <w:r w:rsidRPr="00D84857">
        <w:rPr>
          <w:rFonts w:asciiTheme="majorHAnsi" w:hAnsiTheme="majorHAnsi" w:cstheme="majorHAnsi"/>
          <w:lang w:val="ru-RU"/>
        </w:rPr>
        <w:t>5</w:t>
      </w:r>
      <w:r w:rsidRPr="00D84857">
        <w:rPr>
          <w:rFonts w:asciiTheme="majorHAnsi" w:hAnsiTheme="majorHAnsi" w:cstheme="majorHAnsi"/>
        </w:rPr>
        <w:t xml:space="preserve"> секунд автоматически, если не описано </w:t>
      </w:r>
      <w:proofErr w:type="gramStart"/>
      <w:r w:rsidRPr="00D84857">
        <w:rPr>
          <w:rFonts w:asciiTheme="majorHAnsi" w:hAnsiTheme="majorHAnsi" w:cstheme="majorHAnsi"/>
        </w:rPr>
        <w:t>обратное</w:t>
      </w:r>
      <w:proofErr w:type="gramEnd"/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Если в каком либо из блоков есть непрочитанные документы</w:t>
      </w:r>
      <w:r w:rsidRPr="00D84857">
        <w:rPr>
          <w:rFonts w:asciiTheme="majorHAnsi" w:hAnsiTheme="majorHAnsi" w:cstheme="majorHAnsi"/>
          <w:lang w:val="ru-RU"/>
        </w:rPr>
        <w:t xml:space="preserve">, </w:t>
      </w:r>
      <w:r w:rsidRPr="00D84857">
        <w:rPr>
          <w:rFonts w:asciiTheme="majorHAnsi" w:hAnsiTheme="majorHAnsi" w:cstheme="majorHAnsi"/>
        </w:rPr>
        <w:t xml:space="preserve">то сами документы должны отображаться жирным до первого открытия, у ссылки на блок отображается общее количество непрочитанных документов.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Каждая таблица должна иметь возможность сортировки информации по столбцам в порядке возрастания и убывания, если не описано </w:t>
      </w:r>
      <w:proofErr w:type="gramStart"/>
      <w:r w:rsidRPr="00D84857">
        <w:rPr>
          <w:rFonts w:asciiTheme="majorHAnsi" w:hAnsiTheme="majorHAnsi" w:cstheme="majorHAnsi"/>
        </w:rPr>
        <w:t>обратное</w:t>
      </w:r>
      <w:proofErr w:type="gramEnd"/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Каждая таблица должна иметь возможность поиска данные в </w:t>
      </w:r>
      <w:proofErr w:type="spellStart"/>
      <w:r w:rsidRPr="00D84857">
        <w:rPr>
          <w:rFonts w:asciiTheme="majorHAnsi" w:hAnsiTheme="majorHAnsi" w:cstheme="majorHAnsi"/>
        </w:rPr>
        <w:t>стоблце</w:t>
      </w:r>
      <w:proofErr w:type="spellEnd"/>
      <w:r w:rsidRPr="00D84857">
        <w:rPr>
          <w:rFonts w:asciiTheme="majorHAnsi" w:hAnsiTheme="majorHAnsi" w:cstheme="majorHAnsi"/>
        </w:rPr>
        <w:t xml:space="preserve">, если не описано </w:t>
      </w:r>
      <w:proofErr w:type="gramStart"/>
      <w:r w:rsidRPr="00D84857">
        <w:rPr>
          <w:rFonts w:asciiTheme="majorHAnsi" w:hAnsiTheme="majorHAnsi" w:cstheme="majorHAnsi"/>
        </w:rPr>
        <w:t>обратное</w:t>
      </w:r>
      <w:proofErr w:type="gramEnd"/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Каждое поле ввода пользовательской информации должно</w:t>
      </w:r>
    </w:p>
    <w:p w:rsidR="00A002A8" w:rsidRPr="00D84857" w:rsidRDefault="00D84857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Обрезать пробелы слева и справа</w:t>
      </w:r>
    </w:p>
    <w:p w:rsidR="00A002A8" w:rsidRPr="00D84857" w:rsidRDefault="00D84857">
      <w:pPr>
        <w:numPr>
          <w:ilvl w:val="0"/>
          <w:numId w:val="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Иметь защиту от ввода стороннего кода</w:t>
      </w:r>
    </w:p>
    <w:p w:rsidR="00A002A8" w:rsidRPr="00D84857" w:rsidRDefault="00A002A8">
      <w:pPr>
        <w:ind w:left="720"/>
        <w:rPr>
          <w:rFonts w:asciiTheme="majorHAnsi" w:hAnsiTheme="majorHAnsi" w:cstheme="majorHAnsi"/>
        </w:rPr>
      </w:pP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Каждая форма должна иметь в себе шапку </w:t>
      </w:r>
      <w:proofErr w:type="gramStart"/>
      <w:r w:rsidRPr="00D84857">
        <w:rPr>
          <w:rFonts w:asciiTheme="majorHAnsi" w:hAnsiTheme="majorHAnsi" w:cstheme="majorHAnsi"/>
        </w:rPr>
        <w:t>с</w:t>
      </w:r>
      <w:proofErr w:type="gramEnd"/>
      <w:r w:rsidRPr="00D84857">
        <w:rPr>
          <w:rFonts w:asciiTheme="majorHAnsi" w:hAnsiTheme="majorHAnsi" w:cstheme="majorHAnsi"/>
        </w:rPr>
        <w:t xml:space="preserve"> </w:t>
      </w:r>
    </w:p>
    <w:p w:rsidR="00A002A8" w:rsidRPr="00D84857" w:rsidRDefault="00D84857">
      <w:pPr>
        <w:numPr>
          <w:ilvl w:val="0"/>
          <w:numId w:val="29"/>
        </w:numPr>
        <w:ind w:left="425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кнопкой возврата на предыдущую страниц</w:t>
      </w:r>
      <w:proofErr w:type="gramStart"/>
      <w:r w:rsidRPr="00D84857">
        <w:rPr>
          <w:rFonts w:asciiTheme="majorHAnsi" w:hAnsiTheme="majorHAnsi" w:cstheme="majorHAnsi"/>
        </w:rPr>
        <w:t>у(</w:t>
      </w:r>
      <w:proofErr w:type="gramEnd"/>
      <w:r w:rsidRPr="00D84857">
        <w:rPr>
          <w:rFonts w:asciiTheme="majorHAnsi" w:hAnsiTheme="majorHAnsi" w:cstheme="majorHAnsi"/>
        </w:rPr>
        <w:t xml:space="preserve">кроме главной страницы), </w:t>
      </w:r>
    </w:p>
    <w:p w:rsidR="00A002A8" w:rsidRPr="00D84857" w:rsidRDefault="00D84857">
      <w:pPr>
        <w:numPr>
          <w:ilvl w:val="0"/>
          <w:numId w:val="29"/>
        </w:numPr>
        <w:ind w:left="425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текст Согласование договоров, </w:t>
      </w:r>
    </w:p>
    <w:p w:rsidR="00A002A8" w:rsidRPr="00D84857" w:rsidRDefault="00D84857">
      <w:pPr>
        <w:numPr>
          <w:ilvl w:val="0"/>
          <w:numId w:val="29"/>
        </w:numPr>
        <w:ind w:left="425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название форм</w:t>
      </w:r>
      <w:proofErr w:type="gramStart"/>
      <w:r w:rsidRPr="00D84857">
        <w:rPr>
          <w:rFonts w:asciiTheme="majorHAnsi" w:hAnsiTheme="majorHAnsi" w:cstheme="majorHAnsi"/>
        </w:rPr>
        <w:t>ы(</w:t>
      </w:r>
      <w:proofErr w:type="gramEnd"/>
      <w:r w:rsidRPr="00D84857">
        <w:rPr>
          <w:rFonts w:asciiTheme="majorHAnsi" w:hAnsiTheme="majorHAnsi" w:cstheme="majorHAnsi"/>
        </w:rPr>
        <w:t xml:space="preserve">кроме главной страницы), </w:t>
      </w:r>
    </w:p>
    <w:p w:rsidR="00A002A8" w:rsidRPr="00D84857" w:rsidRDefault="00D84857">
      <w:pPr>
        <w:numPr>
          <w:ilvl w:val="0"/>
          <w:numId w:val="29"/>
        </w:numPr>
        <w:ind w:left="425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кнопку </w:t>
      </w:r>
      <w:r w:rsidRPr="00D84857">
        <w:rPr>
          <w:rFonts w:asciiTheme="majorHAnsi" w:hAnsiTheme="majorHAnsi" w:cstheme="majorHAnsi"/>
          <w:b/>
        </w:rPr>
        <w:t>Пользователь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D84857" w:rsidRPr="00D84857" w:rsidRDefault="00D84857" w:rsidP="00D84857">
      <w:pPr>
        <w:rPr>
          <w:rFonts w:asciiTheme="majorHAnsi" w:hAnsiTheme="majorHAnsi" w:cstheme="majorHAnsi"/>
          <w:b/>
          <w:lang w:val="ru-RU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 xml:space="preserve">Пользователь </w:t>
      </w:r>
    </w:p>
    <w:p w:rsidR="00A002A8" w:rsidRPr="00D84857" w:rsidRDefault="00D84857" w:rsidP="00D84857">
      <w:pPr>
        <w:pStyle w:val="aa"/>
        <w:numPr>
          <w:ilvl w:val="0"/>
          <w:numId w:val="4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содержать в себе Имя пользователя</w:t>
      </w:r>
    </w:p>
    <w:p w:rsidR="00A002A8" w:rsidRPr="00D84857" w:rsidRDefault="00D84857" w:rsidP="00D84857">
      <w:pPr>
        <w:numPr>
          <w:ilvl w:val="0"/>
          <w:numId w:val="4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Должна открывать всплывающее окно </w:t>
      </w:r>
      <w:proofErr w:type="gramStart"/>
      <w:r w:rsidRPr="00D84857">
        <w:rPr>
          <w:rFonts w:asciiTheme="majorHAnsi" w:hAnsiTheme="majorHAnsi" w:cstheme="majorHAnsi"/>
        </w:rPr>
        <w:t>с</w:t>
      </w:r>
      <w:proofErr w:type="gramEnd"/>
      <w:r w:rsidRPr="00D84857">
        <w:rPr>
          <w:rFonts w:asciiTheme="majorHAnsi" w:hAnsiTheme="majorHAnsi" w:cstheme="majorHAnsi"/>
        </w:rPr>
        <w:t xml:space="preserve"> ссылками для перехода на другие формы. Список ссылок должен соответствовать роли пользовател</w:t>
      </w:r>
      <w:proofErr w:type="gramStart"/>
      <w:r w:rsidRPr="00D84857">
        <w:rPr>
          <w:rFonts w:asciiTheme="majorHAnsi" w:hAnsiTheme="majorHAnsi" w:cstheme="majorHAnsi"/>
        </w:rPr>
        <w:t>я(</w:t>
      </w:r>
      <w:proofErr w:type="gramEnd"/>
      <w:r w:rsidRPr="00D84857">
        <w:rPr>
          <w:rFonts w:asciiTheme="majorHAnsi" w:hAnsiTheme="majorHAnsi" w:cstheme="majorHAnsi"/>
        </w:rPr>
        <w:t>описано ниже)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Пользователь</w:t>
      </w:r>
      <w:r w:rsidRPr="00D84857">
        <w:rPr>
          <w:rFonts w:asciiTheme="majorHAnsi" w:hAnsiTheme="majorHAnsi" w:cstheme="majorHAnsi"/>
        </w:rPr>
        <w:t xml:space="preserve"> для пользователей с ролью Администратор должна иметь следующий вид:</w:t>
      </w:r>
    </w:p>
    <w:p w:rsidR="00A002A8" w:rsidRPr="00D84857" w:rsidRDefault="00D84857">
      <w:pPr>
        <w:ind w:left="720"/>
        <w:rPr>
          <w:rFonts w:asciiTheme="majorHAnsi" w:hAnsiTheme="majorHAnsi" w:cstheme="majorHAnsi"/>
        </w:rPr>
      </w:pPr>
      <w:r>
        <w:rPr>
          <w:noProof/>
          <w:lang w:val="ru-RU"/>
        </w:rPr>
        <w:lastRenderedPageBreak/>
        <w:drawing>
          <wp:inline distT="0" distB="0" distL="0" distR="0" wp14:anchorId="18E086DD" wp14:editId="0E931BED">
            <wp:extent cx="1981200" cy="23907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элементов</w:t>
      </w:r>
    </w:p>
    <w:p w:rsidR="00A002A8" w:rsidRPr="00D84857" w:rsidRDefault="00D84857">
      <w:pPr>
        <w:numPr>
          <w:ilvl w:val="0"/>
          <w:numId w:val="3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Ссылка </w:t>
      </w:r>
      <w:proofErr w:type="spellStart"/>
      <w:r>
        <w:rPr>
          <w:rFonts w:asciiTheme="majorHAnsi" w:hAnsiTheme="majorHAnsi" w:cstheme="majorHAnsi"/>
          <w:b/>
          <w:lang w:val="ru-RU"/>
        </w:rPr>
        <w:t>Админка</w:t>
      </w:r>
      <w:proofErr w:type="spellEnd"/>
    </w:p>
    <w:p w:rsidR="00A002A8" w:rsidRPr="00D84857" w:rsidRDefault="00D84857">
      <w:pPr>
        <w:numPr>
          <w:ilvl w:val="1"/>
          <w:numId w:val="3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вести на форму Модуль Администратора, раздел Пользователи</w:t>
      </w:r>
    </w:p>
    <w:p w:rsidR="00A002A8" w:rsidRPr="00D84857" w:rsidRDefault="00D84857">
      <w:pPr>
        <w:numPr>
          <w:ilvl w:val="0"/>
          <w:numId w:val="3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Ссылка </w:t>
      </w:r>
      <w:r w:rsidRPr="00D84857">
        <w:rPr>
          <w:rFonts w:asciiTheme="majorHAnsi" w:hAnsiTheme="majorHAnsi" w:cstheme="majorHAnsi"/>
          <w:b/>
        </w:rPr>
        <w:t>Справк</w:t>
      </w:r>
      <w:proofErr w:type="gramStart"/>
      <w:r w:rsidRPr="00D84857">
        <w:rPr>
          <w:rFonts w:asciiTheme="majorHAnsi" w:hAnsiTheme="majorHAnsi" w:cstheme="majorHAnsi"/>
          <w:b/>
        </w:rPr>
        <w:t>а(</w:t>
      </w:r>
      <w:proofErr w:type="gramEnd"/>
      <w:r w:rsidRPr="00D84857">
        <w:rPr>
          <w:rFonts w:asciiTheme="majorHAnsi" w:hAnsiTheme="majorHAnsi" w:cstheme="majorHAnsi"/>
          <w:b/>
        </w:rPr>
        <w:t>Админ)</w:t>
      </w:r>
    </w:p>
    <w:p w:rsidR="00A002A8" w:rsidRPr="00D84857" w:rsidRDefault="00D84857">
      <w:pPr>
        <w:numPr>
          <w:ilvl w:val="1"/>
          <w:numId w:val="3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вести на отдельную страницу, которая содержит в себе документ</w:t>
      </w:r>
      <w:r>
        <w:rPr>
          <w:rFonts w:asciiTheme="majorHAnsi" w:hAnsiTheme="majorHAnsi" w:cstheme="majorHAnsi"/>
          <w:lang w:val="ru-RU"/>
        </w:rPr>
        <w:t>ы для работы администратора с системой</w:t>
      </w:r>
      <w:r w:rsidRPr="00D84857">
        <w:rPr>
          <w:rFonts w:asciiTheme="majorHAnsi" w:hAnsiTheme="majorHAnsi" w:cstheme="majorHAnsi"/>
        </w:rPr>
        <w:t xml:space="preserve"> в формате PDF. PDF должен отображаться средствами браузера</w:t>
      </w:r>
    </w:p>
    <w:p w:rsidR="00A002A8" w:rsidRPr="00D84857" w:rsidRDefault="00D84857">
      <w:pPr>
        <w:numPr>
          <w:ilvl w:val="0"/>
          <w:numId w:val="3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Ссылка </w:t>
      </w:r>
      <w:r w:rsidRPr="00D84857">
        <w:rPr>
          <w:rFonts w:asciiTheme="majorHAnsi" w:hAnsiTheme="majorHAnsi" w:cstheme="majorHAnsi"/>
          <w:b/>
        </w:rPr>
        <w:t>Справка</w:t>
      </w:r>
    </w:p>
    <w:p w:rsidR="00A002A8" w:rsidRPr="00D84857" w:rsidRDefault="00D84857" w:rsidP="00D84857">
      <w:pPr>
        <w:numPr>
          <w:ilvl w:val="1"/>
          <w:numId w:val="3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вести на отдельную страницу, которая содержит в себе документ</w:t>
      </w:r>
      <w:r>
        <w:rPr>
          <w:rFonts w:asciiTheme="majorHAnsi" w:hAnsiTheme="majorHAnsi" w:cstheme="majorHAnsi"/>
          <w:lang w:val="ru-RU"/>
        </w:rPr>
        <w:t xml:space="preserve"> для работы пользователя с системой</w:t>
      </w:r>
      <w:r w:rsidRPr="00D84857">
        <w:rPr>
          <w:rFonts w:asciiTheme="majorHAnsi" w:hAnsiTheme="majorHAnsi" w:cstheme="majorHAnsi"/>
        </w:rPr>
        <w:t xml:space="preserve"> в формате PDF. PDF должен отображаться средствами браузера</w:t>
      </w:r>
    </w:p>
    <w:p w:rsidR="00A002A8" w:rsidRPr="00D84857" w:rsidRDefault="00D84857">
      <w:pPr>
        <w:numPr>
          <w:ilvl w:val="0"/>
          <w:numId w:val="3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В</w:t>
      </w:r>
      <w:proofErr w:type="gramEnd"/>
      <w:r w:rsidRPr="00D84857">
        <w:rPr>
          <w:rFonts w:asciiTheme="majorHAnsi" w:hAnsiTheme="majorHAnsi" w:cstheme="majorHAnsi"/>
          <w:b/>
        </w:rPr>
        <w:t>ыйти</w:t>
      </w:r>
    </w:p>
    <w:p w:rsidR="00A002A8" w:rsidRPr="00D84857" w:rsidRDefault="00D84857">
      <w:pPr>
        <w:numPr>
          <w:ilvl w:val="1"/>
          <w:numId w:val="3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выводить пользователя из системы и вести на форму авторизации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Пользователь</w:t>
      </w:r>
      <w:r w:rsidRPr="00D84857">
        <w:rPr>
          <w:rFonts w:asciiTheme="majorHAnsi" w:hAnsiTheme="majorHAnsi" w:cstheme="majorHAnsi"/>
        </w:rPr>
        <w:t xml:space="preserve"> для пользователей НЕ с ролью Администратор должна иметь следующий вид:</w:t>
      </w:r>
    </w:p>
    <w:p w:rsidR="00A002A8" w:rsidRPr="00D84857" w:rsidRDefault="00D84857">
      <w:pPr>
        <w:ind w:left="720"/>
        <w:rPr>
          <w:rFonts w:asciiTheme="majorHAnsi" w:hAnsiTheme="majorHAnsi" w:cstheme="majorHAnsi"/>
        </w:rPr>
      </w:pPr>
      <w:r>
        <w:rPr>
          <w:noProof/>
          <w:lang w:val="ru-RU"/>
        </w:rPr>
        <w:drawing>
          <wp:inline distT="0" distB="0" distL="0" distR="0" wp14:anchorId="649E5016" wp14:editId="68382ECA">
            <wp:extent cx="1790700" cy="14954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элементов</w:t>
      </w:r>
    </w:p>
    <w:p w:rsidR="00A002A8" w:rsidRPr="00D84857" w:rsidRDefault="00D84857">
      <w:pPr>
        <w:numPr>
          <w:ilvl w:val="0"/>
          <w:numId w:val="3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Ссылка </w:t>
      </w:r>
      <w:r w:rsidRPr="00D84857">
        <w:rPr>
          <w:rFonts w:asciiTheme="majorHAnsi" w:hAnsiTheme="majorHAnsi" w:cstheme="majorHAnsi"/>
          <w:b/>
        </w:rPr>
        <w:t>Справка</w:t>
      </w:r>
    </w:p>
    <w:p w:rsidR="00D84857" w:rsidRPr="00D84857" w:rsidRDefault="00D84857" w:rsidP="00D84857">
      <w:pPr>
        <w:numPr>
          <w:ilvl w:val="1"/>
          <w:numId w:val="3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вести на отдельную страницу, которая содержит в себе документ</w:t>
      </w:r>
      <w:r>
        <w:rPr>
          <w:rFonts w:asciiTheme="majorHAnsi" w:hAnsiTheme="majorHAnsi" w:cstheme="majorHAnsi"/>
          <w:lang w:val="ru-RU"/>
        </w:rPr>
        <w:t xml:space="preserve"> для работы пользователя с системой</w:t>
      </w:r>
      <w:r w:rsidRPr="00D84857">
        <w:rPr>
          <w:rFonts w:asciiTheme="majorHAnsi" w:hAnsiTheme="majorHAnsi" w:cstheme="majorHAnsi"/>
        </w:rPr>
        <w:t xml:space="preserve"> в формате PDF. PDF должен отображаться средствами браузера</w:t>
      </w:r>
    </w:p>
    <w:p w:rsidR="00A002A8" w:rsidRPr="00D84857" w:rsidRDefault="00D84857">
      <w:pPr>
        <w:numPr>
          <w:ilvl w:val="0"/>
          <w:numId w:val="3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В</w:t>
      </w:r>
      <w:proofErr w:type="gramEnd"/>
      <w:r w:rsidRPr="00D84857">
        <w:rPr>
          <w:rFonts w:asciiTheme="majorHAnsi" w:hAnsiTheme="majorHAnsi" w:cstheme="majorHAnsi"/>
          <w:b/>
        </w:rPr>
        <w:t>ыйти</w:t>
      </w:r>
    </w:p>
    <w:p w:rsidR="00A002A8" w:rsidRPr="00D84857" w:rsidRDefault="00D84857">
      <w:pPr>
        <w:numPr>
          <w:ilvl w:val="1"/>
          <w:numId w:val="3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выводить пользователя из системы и вести на форму авторизации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1"/>
        <w:spacing w:before="240" w:after="240"/>
        <w:rPr>
          <w:rFonts w:asciiTheme="majorHAnsi" w:hAnsiTheme="majorHAnsi" w:cstheme="majorHAnsi"/>
        </w:rPr>
      </w:pPr>
      <w:bookmarkStart w:id="7" w:name="_6ns6oeq8bpzo" w:colFirst="0" w:colLast="0"/>
      <w:bookmarkEnd w:id="7"/>
      <w:r w:rsidRPr="00D84857">
        <w:rPr>
          <w:rFonts w:asciiTheme="majorHAnsi" w:hAnsiTheme="majorHAnsi" w:cstheme="majorHAnsi"/>
        </w:rPr>
        <w:t>Форма авторизации</w:t>
      </w:r>
    </w:p>
    <w:p w:rsidR="00A002A8" w:rsidRPr="00D84857" w:rsidRDefault="00D84857">
      <w:pPr>
        <w:rPr>
          <w:rFonts w:asciiTheme="majorHAnsi" w:hAnsiTheme="majorHAnsi" w:cstheme="majorHAnsi"/>
        </w:rPr>
      </w:pPr>
      <w:r>
        <w:rPr>
          <w:noProof/>
          <w:lang w:val="ru-RU"/>
        </w:rPr>
        <w:drawing>
          <wp:inline distT="0" distB="0" distL="0" distR="0" wp14:anchorId="7A977D5D" wp14:editId="43E36A8A">
            <wp:extent cx="5733415" cy="3010797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Форма авторизации состоит из следующих элементов:</w:t>
      </w:r>
    </w:p>
    <w:p w:rsidR="00A002A8" w:rsidRPr="00D84857" w:rsidRDefault="00D84857">
      <w:pPr>
        <w:ind w:firstLine="720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поля </w:t>
      </w:r>
      <w:r w:rsidRPr="00D84857">
        <w:rPr>
          <w:rFonts w:asciiTheme="majorHAnsi" w:hAnsiTheme="majorHAnsi" w:cstheme="majorHAnsi"/>
          <w:b/>
        </w:rPr>
        <w:t>Имя пользователя</w:t>
      </w:r>
      <w:r w:rsidRPr="00D84857">
        <w:rPr>
          <w:rFonts w:asciiTheme="majorHAnsi" w:hAnsiTheme="majorHAnsi" w:cstheme="majorHAnsi"/>
        </w:rPr>
        <w:t xml:space="preserve">, </w:t>
      </w:r>
    </w:p>
    <w:p w:rsidR="00A002A8" w:rsidRPr="00D84857" w:rsidRDefault="00D84857">
      <w:pPr>
        <w:ind w:firstLine="720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поля </w:t>
      </w:r>
      <w:r w:rsidRPr="00D84857">
        <w:rPr>
          <w:rFonts w:asciiTheme="majorHAnsi" w:hAnsiTheme="majorHAnsi" w:cstheme="majorHAnsi"/>
          <w:b/>
        </w:rPr>
        <w:t>Пароль</w:t>
      </w:r>
      <w:r w:rsidRPr="00D84857">
        <w:rPr>
          <w:rFonts w:asciiTheme="majorHAnsi" w:hAnsiTheme="majorHAnsi" w:cstheme="majorHAnsi"/>
        </w:rPr>
        <w:t xml:space="preserve">, </w:t>
      </w:r>
    </w:p>
    <w:p w:rsidR="00A002A8" w:rsidRPr="00D84857" w:rsidRDefault="00D84857">
      <w:pPr>
        <w:ind w:firstLine="720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П</w:t>
      </w:r>
      <w:proofErr w:type="gramEnd"/>
      <w:r w:rsidRPr="00D84857">
        <w:rPr>
          <w:rFonts w:asciiTheme="majorHAnsi" w:hAnsiTheme="majorHAnsi" w:cstheme="majorHAnsi"/>
          <w:b/>
        </w:rPr>
        <w:t>оказать пароль</w:t>
      </w:r>
      <w:r w:rsidRPr="00D84857">
        <w:rPr>
          <w:rFonts w:asciiTheme="majorHAnsi" w:hAnsiTheme="majorHAnsi" w:cstheme="majorHAnsi"/>
        </w:rPr>
        <w:t xml:space="preserve">, </w:t>
      </w:r>
    </w:p>
    <w:p w:rsidR="00A002A8" w:rsidRPr="00D84857" w:rsidRDefault="00D84857">
      <w:pPr>
        <w:ind w:firstLine="720"/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>кнопки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В</w:t>
      </w:r>
      <w:proofErr w:type="gramEnd"/>
      <w:r w:rsidRPr="00D84857">
        <w:rPr>
          <w:rFonts w:asciiTheme="majorHAnsi" w:hAnsiTheme="majorHAnsi" w:cstheme="majorHAnsi"/>
          <w:b/>
        </w:rPr>
        <w:t>ойти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элементов</w:t>
      </w:r>
    </w:p>
    <w:p w:rsidR="00A002A8" w:rsidRPr="00D84857" w:rsidRDefault="00D84857">
      <w:pPr>
        <w:numPr>
          <w:ilvl w:val="0"/>
          <w:numId w:val="1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 xml:space="preserve">Имя пользователя </w:t>
      </w:r>
    </w:p>
    <w:p w:rsidR="00A002A8" w:rsidRPr="00D84857" w:rsidRDefault="00D84857">
      <w:pPr>
        <w:numPr>
          <w:ilvl w:val="1"/>
          <w:numId w:val="1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Должно сообщать о </w:t>
      </w:r>
      <w:proofErr w:type="gramStart"/>
      <w:r w:rsidRPr="00D84857">
        <w:rPr>
          <w:rFonts w:asciiTheme="majorHAnsi" w:hAnsiTheme="majorHAnsi" w:cstheme="majorHAnsi"/>
        </w:rPr>
        <w:t>том</w:t>
      </w:r>
      <w:proofErr w:type="gramEnd"/>
      <w:r w:rsidRPr="00D84857">
        <w:rPr>
          <w:rFonts w:asciiTheme="majorHAnsi" w:hAnsiTheme="majorHAnsi" w:cstheme="majorHAnsi"/>
        </w:rPr>
        <w:t xml:space="preserve"> что содержимое поля пусто при потери фокуса и при полном удалении контента</w:t>
      </w:r>
    </w:p>
    <w:p w:rsidR="00A002A8" w:rsidRPr="00D84857" w:rsidRDefault="00D84857">
      <w:pPr>
        <w:numPr>
          <w:ilvl w:val="0"/>
          <w:numId w:val="1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Пароль</w:t>
      </w:r>
    </w:p>
    <w:p w:rsidR="00A002A8" w:rsidRPr="00D84857" w:rsidRDefault="00D84857">
      <w:pPr>
        <w:numPr>
          <w:ilvl w:val="1"/>
          <w:numId w:val="1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Должно сообщать о </w:t>
      </w:r>
      <w:proofErr w:type="gramStart"/>
      <w:r w:rsidRPr="00D84857">
        <w:rPr>
          <w:rFonts w:asciiTheme="majorHAnsi" w:hAnsiTheme="majorHAnsi" w:cstheme="majorHAnsi"/>
        </w:rPr>
        <w:t>том</w:t>
      </w:r>
      <w:proofErr w:type="gramEnd"/>
      <w:r w:rsidRPr="00D84857">
        <w:rPr>
          <w:rFonts w:asciiTheme="majorHAnsi" w:hAnsiTheme="majorHAnsi" w:cstheme="majorHAnsi"/>
        </w:rPr>
        <w:t xml:space="preserve"> что содержимое поля пусто при потери фокуса и при полном удалении контента</w:t>
      </w:r>
    </w:p>
    <w:p w:rsidR="00A002A8" w:rsidRPr="00D84857" w:rsidRDefault="00D84857">
      <w:pPr>
        <w:numPr>
          <w:ilvl w:val="1"/>
          <w:numId w:val="1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Скрывать пароль, </w:t>
      </w:r>
      <w:proofErr w:type="gramStart"/>
      <w:r w:rsidRPr="00D84857">
        <w:rPr>
          <w:rFonts w:asciiTheme="majorHAnsi" w:hAnsiTheme="majorHAnsi" w:cstheme="majorHAnsi"/>
        </w:rPr>
        <w:t>заменяя фактические символы на точки</w:t>
      </w:r>
      <w:proofErr w:type="gramEnd"/>
    </w:p>
    <w:p w:rsidR="00A002A8" w:rsidRPr="00D84857" w:rsidRDefault="00D84857">
      <w:pPr>
        <w:numPr>
          <w:ilvl w:val="1"/>
          <w:numId w:val="1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Показывать пароль при нажатии на кнопку</w:t>
      </w:r>
      <w:proofErr w:type="gramStart"/>
      <w:r w:rsidRPr="00D84857">
        <w:rPr>
          <w:rFonts w:asciiTheme="majorHAnsi" w:hAnsiTheme="majorHAnsi" w:cstheme="majorHAnsi"/>
        </w:rPr>
        <w:t xml:space="preserve"> П</w:t>
      </w:r>
      <w:proofErr w:type="gramEnd"/>
      <w:r w:rsidRPr="00D84857">
        <w:rPr>
          <w:rFonts w:asciiTheme="majorHAnsi" w:hAnsiTheme="majorHAnsi" w:cstheme="majorHAnsi"/>
        </w:rPr>
        <w:t>оказать пароль</w:t>
      </w:r>
    </w:p>
    <w:p w:rsidR="00A002A8" w:rsidRPr="00D84857" w:rsidRDefault="00D84857">
      <w:pPr>
        <w:numPr>
          <w:ilvl w:val="0"/>
          <w:numId w:val="1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П</w:t>
      </w:r>
      <w:proofErr w:type="gramEnd"/>
      <w:r w:rsidRPr="00D84857">
        <w:rPr>
          <w:rFonts w:asciiTheme="majorHAnsi" w:hAnsiTheme="majorHAnsi" w:cstheme="majorHAnsi"/>
          <w:b/>
        </w:rPr>
        <w:t>оказать пароль</w:t>
      </w:r>
    </w:p>
    <w:p w:rsidR="00A002A8" w:rsidRPr="00D84857" w:rsidRDefault="00D84857">
      <w:pPr>
        <w:numPr>
          <w:ilvl w:val="1"/>
          <w:numId w:val="1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иметь возможность показывать и скрывать пароль в поле Пароль  при нажатии</w:t>
      </w:r>
    </w:p>
    <w:p w:rsidR="00A002A8" w:rsidRPr="00D84857" w:rsidRDefault="00D84857">
      <w:pPr>
        <w:numPr>
          <w:ilvl w:val="1"/>
          <w:numId w:val="1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сменить иконку при нажатии, показывая текущее состояние</w:t>
      </w:r>
    </w:p>
    <w:p w:rsidR="00A002A8" w:rsidRPr="00D84857" w:rsidRDefault="00D84857">
      <w:pPr>
        <w:numPr>
          <w:ilvl w:val="0"/>
          <w:numId w:val="1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В</w:t>
      </w:r>
      <w:proofErr w:type="gramEnd"/>
      <w:r w:rsidRPr="00D84857">
        <w:rPr>
          <w:rFonts w:asciiTheme="majorHAnsi" w:hAnsiTheme="majorHAnsi" w:cstheme="majorHAnsi"/>
          <w:b/>
        </w:rPr>
        <w:t>ойти</w:t>
      </w:r>
    </w:p>
    <w:p w:rsidR="00A002A8" w:rsidRPr="00D84857" w:rsidRDefault="00D84857">
      <w:pPr>
        <w:numPr>
          <w:ilvl w:val="1"/>
          <w:numId w:val="1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авторизовать пользователя согласно введенной в поля Имя пользователя и Пароль информации</w:t>
      </w:r>
    </w:p>
    <w:p w:rsidR="00A002A8" w:rsidRPr="00D84857" w:rsidRDefault="00D84857">
      <w:pPr>
        <w:numPr>
          <w:ilvl w:val="1"/>
          <w:numId w:val="1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Авторизоваться могут только те пользователи, у которых </w:t>
      </w:r>
      <w:proofErr w:type="spellStart"/>
      <w:r w:rsidRPr="00D84857">
        <w:rPr>
          <w:rFonts w:asciiTheme="majorHAnsi" w:hAnsiTheme="majorHAnsi" w:cstheme="majorHAnsi"/>
        </w:rPr>
        <w:t>чекбокс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r w:rsidR="007A390B">
        <w:rPr>
          <w:rFonts w:asciiTheme="majorHAnsi" w:hAnsiTheme="majorHAnsi" w:cstheme="majorHAnsi"/>
          <w:b/>
          <w:lang w:val="ru-RU"/>
        </w:rPr>
        <w:t>Заблокирова</w:t>
      </w:r>
      <w:proofErr w:type="gramStart"/>
      <w:r w:rsidR="007A390B">
        <w:rPr>
          <w:rFonts w:asciiTheme="majorHAnsi" w:hAnsiTheme="majorHAnsi" w:cstheme="majorHAnsi"/>
          <w:b/>
          <w:lang w:val="ru-RU"/>
        </w:rPr>
        <w:t>н</w:t>
      </w:r>
      <w:r w:rsidRPr="00D84857">
        <w:rPr>
          <w:rFonts w:asciiTheme="majorHAnsi" w:hAnsiTheme="majorHAnsi" w:cstheme="majorHAnsi"/>
        </w:rPr>
        <w:t>(</w:t>
      </w:r>
      <w:proofErr w:type="gramEnd"/>
      <w:r w:rsidRPr="00D84857">
        <w:rPr>
          <w:rFonts w:asciiTheme="majorHAnsi" w:hAnsiTheme="majorHAnsi" w:cstheme="majorHAnsi"/>
        </w:rPr>
        <w:t xml:space="preserve">см. </w:t>
      </w:r>
      <w:hyperlink w:anchor="_2pgcc8kxxkxe">
        <w:r w:rsidRPr="00D84857">
          <w:rPr>
            <w:rFonts w:asciiTheme="majorHAnsi" w:hAnsiTheme="majorHAnsi" w:cstheme="majorHAnsi"/>
            <w:color w:val="1155CC"/>
            <w:u w:val="single"/>
          </w:rPr>
          <w:t>Окно Редактирование пользователя</w:t>
        </w:r>
      </w:hyperlink>
      <w:r w:rsidRPr="00D84857">
        <w:rPr>
          <w:rFonts w:asciiTheme="majorHAnsi" w:hAnsiTheme="majorHAnsi" w:cstheme="majorHAnsi"/>
        </w:rPr>
        <w:t xml:space="preserve">) проставлен как </w:t>
      </w:r>
      <w:r w:rsidR="007A390B">
        <w:rPr>
          <w:rFonts w:asciiTheme="majorHAnsi" w:hAnsiTheme="majorHAnsi" w:cstheme="majorHAnsi"/>
          <w:lang w:val="ru-RU"/>
        </w:rPr>
        <w:t>ложь</w:t>
      </w:r>
      <w:bookmarkStart w:id="8" w:name="_GoBack"/>
      <w:bookmarkEnd w:id="8"/>
    </w:p>
    <w:p w:rsidR="00A002A8" w:rsidRPr="00D84857" w:rsidRDefault="00D84857">
      <w:pPr>
        <w:numPr>
          <w:ilvl w:val="1"/>
          <w:numId w:val="1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При совпадении информации с информацией в БД перевести пользователя на форму Главная страница. В противном случае вывести всплывающее окно:</w:t>
      </w: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7934EB40" wp14:editId="7E31F447">
            <wp:extent cx="4695825" cy="1495425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br w:type="page"/>
      </w:r>
    </w:p>
    <w:p w:rsidR="00A002A8" w:rsidRPr="00D84857" w:rsidRDefault="00D84857">
      <w:pPr>
        <w:pStyle w:val="1"/>
        <w:spacing w:before="240" w:after="240"/>
        <w:rPr>
          <w:rFonts w:asciiTheme="majorHAnsi" w:hAnsiTheme="majorHAnsi" w:cstheme="majorHAnsi"/>
        </w:rPr>
      </w:pPr>
      <w:bookmarkStart w:id="9" w:name="_ffqksboou9zo" w:colFirst="0" w:colLast="0"/>
      <w:bookmarkEnd w:id="9"/>
      <w:r w:rsidRPr="00D84857">
        <w:rPr>
          <w:rFonts w:asciiTheme="majorHAnsi" w:hAnsiTheme="majorHAnsi" w:cstheme="majorHAnsi"/>
        </w:rPr>
        <w:lastRenderedPageBreak/>
        <w:t>Главная страница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5D7535B6" wp14:editId="749A72F0">
            <wp:extent cx="5731200" cy="27686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Главная страница состоит из следующих элементов:</w:t>
      </w:r>
    </w:p>
    <w:p w:rsidR="00A002A8" w:rsidRPr="00D84857" w:rsidRDefault="00D84857">
      <w:pPr>
        <w:ind w:firstLine="720"/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 xml:space="preserve">Договоры, 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элементов:</w:t>
      </w:r>
    </w:p>
    <w:p w:rsidR="00A002A8" w:rsidRPr="00D84857" w:rsidRDefault="00D84857">
      <w:pPr>
        <w:numPr>
          <w:ilvl w:val="0"/>
          <w:numId w:val="4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Договоры</w:t>
      </w:r>
    </w:p>
    <w:p w:rsidR="00A002A8" w:rsidRPr="00D84857" w:rsidRDefault="00D84857">
      <w:pPr>
        <w:numPr>
          <w:ilvl w:val="1"/>
          <w:numId w:val="4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вести на форму Договоры</w:t>
      </w:r>
    </w:p>
    <w:p w:rsidR="00A002A8" w:rsidRPr="00D84857" w:rsidRDefault="00A002A8">
      <w:pPr>
        <w:ind w:left="720"/>
        <w:rPr>
          <w:rFonts w:asciiTheme="majorHAnsi" w:hAnsiTheme="majorHAnsi" w:cstheme="majorHAnsi"/>
        </w:rPr>
      </w:pPr>
    </w:p>
    <w:p w:rsidR="00A002A8" w:rsidRPr="00D84857" w:rsidRDefault="00D84857">
      <w:pPr>
        <w:pStyle w:val="1"/>
        <w:spacing w:before="240" w:after="240"/>
        <w:rPr>
          <w:rFonts w:asciiTheme="majorHAnsi" w:hAnsiTheme="majorHAnsi" w:cstheme="majorHAnsi"/>
        </w:rPr>
      </w:pPr>
      <w:bookmarkStart w:id="10" w:name="_3abyas1hovvr" w:colFirst="0" w:colLast="0"/>
      <w:bookmarkEnd w:id="10"/>
      <w:r w:rsidRPr="00D84857">
        <w:rPr>
          <w:rFonts w:asciiTheme="majorHAnsi" w:hAnsiTheme="majorHAnsi" w:cstheme="majorHAnsi"/>
        </w:rPr>
        <w:t>Форма Модуль Администратора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643849A3" wp14:editId="5E6DD425">
            <wp:extent cx="5731200" cy="25908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Форма Модуль Администратора содержит в себе разделы Пользователи, Должности, Статусы документов, Маршруты документов, Настройки форм, Департаменты, которые описаны ниже.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Форма Модуль Администратора доступна только пользователям с ролью Администратор.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открытии форма сразу открывает раздел Пользователи</w:t>
      </w:r>
    </w:p>
    <w:p w:rsidR="00A002A8" w:rsidRPr="00D84857" w:rsidRDefault="00D84857">
      <w:pPr>
        <w:pStyle w:val="2"/>
        <w:spacing w:before="240" w:after="240"/>
        <w:ind w:left="1440"/>
        <w:rPr>
          <w:rFonts w:asciiTheme="majorHAnsi" w:hAnsiTheme="majorHAnsi" w:cstheme="majorHAnsi"/>
        </w:rPr>
      </w:pPr>
      <w:bookmarkStart w:id="11" w:name="_nthq20rvq5mk" w:colFirst="0" w:colLast="0"/>
      <w:bookmarkEnd w:id="11"/>
      <w:r w:rsidRPr="00D84857">
        <w:rPr>
          <w:rFonts w:asciiTheme="majorHAnsi" w:hAnsiTheme="majorHAnsi" w:cstheme="majorHAnsi"/>
        </w:rPr>
        <w:t>Раздел Пользователи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367078CB" wp14:editId="13D6C610">
            <wp:extent cx="5731200" cy="27813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>Раздел пользователи представлен таблицей со списком пользователей, которые зарегистрированы в системе. Также она содержит в себе текст “Редактирование пользователя”, кнопки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Д</w:t>
      </w:r>
      <w:proofErr w:type="gramEnd"/>
      <w:r w:rsidRPr="00D84857">
        <w:rPr>
          <w:rFonts w:asciiTheme="majorHAnsi" w:hAnsiTheme="majorHAnsi" w:cstheme="majorHAnsi"/>
          <w:b/>
        </w:rPr>
        <w:t>обавить, Просмотр, Удалить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элементов раздела:</w:t>
      </w:r>
    </w:p>
    <w:p w:rsidR="00A002A8" w:rsidRPr="00D84857" w:rsidRDefault="00D84857">
      <w:pPr>
        <w:numPr>
          <w:ilvl w:val="0"/>
          <w:numId w:val="2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Таблица со списком пользователей</w:t>
      </w:r>
    </w:p>
    <w:p w:rsidR="00A002A8" w:rsidRPr="00D84857" w:rsidRDefault="00D84857">
      <w:pPr>
        <w:numPr>
          <w:ilvl w:val="1"/>
          <w:numId w:val="2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содержать в себе столбцы Логин, Роль, Должность</w:t>
      </w:r>
    </w:p>
    <w:p w:rsidR="00A002A8" w:rsidRPr="00D84857" w:rsidRDefault="00D84857">
      <w:pPr>
        <w:numPr>
          <w:ilvl w:val="1"/>
          <w:numId w:val="2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Каждая строка таблицы представляет одного пользователя</w:t>
      </w:r>
    </w:p>
    <w:p w:rsidR="00A002A8" w:rsidRPr="00D84857" w:rsidRDefault="00D84857">
      <w:pPr>
        <w:numPr>
          <w:ilvl w:val="1"/>
          <w:numId w:val="2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Двойное нажатие на строку таблицы равнозначен выделению строки и нажатию на кнопку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0"/>
          <w:numId w:val="2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Д</w:t>
      </w:r>
      <w:proofErr w:type="gramEnd"/>
      <w:r w:rsidRPr="00D84857">
        <w:rPr>
          <w:rFonts w:asciiTheme="majorHAnsi" w:hAnsiTheme="majorHAnsi" w:cstheme="majorHAnsi"/>
          <w:b/>
        </w:rPr>
        <w:t>обавить</w:t>
      </w:r>
    </w:p>
    <w:p w:rsidR="00A002A8" w:rsidRPr="00D84857" w:rsidRDefault="00D84857">
      <w:pPr>
        <w:numPr>
          <w:ilvl w:val="1"/>
          <w:numId w:val="2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При нажатии должна открывать всплывающее окно </w:t>
      </w:r>
      <w:r w:rsidRPr="00D84857">
        <w:rPr>
          <w:rFonts w:asciiTheme="majorHAnsi" w:hAnsiTheme="majorHAnsi" w:cstheme="majorHAnsi"/>
          <w:u w:val="single"/>
        </w:rPr>
        <w:t>Добавление пользователя</w:t>
      </w:r>
      <w:r w:rsidRPr="00D84857">
        <w:rPr>
          <w:rFonts w:asciiTheme="majorHAnsi" w:hAnsiTheme="majorHAnsi" w:cstheme="majorHAnsi"/>
        </w:rPr>
        <w:t>. Описание окно представлено ниже.</w:t>
      </w:r>
    </w:p>
    <w:p w:rsidR="00A002A8" w:rsidRPr="00D84857" w:rsidRDefault="00D84857">
      <w:pPr>
        <w:numPr>
          <w:ilvl w:val="0"/>
          <w:numId w:val="2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1"/>
          <w:numId w:val="2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При нажатии должна открывать всплывающее окно </w:t>
      </w:r>
      <w:r w:rsidRPr="00D84857">
        <w:rPr>
          <w:rFonts w:asciiTheme="majorHAnsi" w:hAnsiTheme="majorHAnsi" w:cstheme="majorHAnsi"/>
          <w:u w:val="single"/>
        </w:rPr>
        <w:t>Редактирование пользователя</w:t>
      </w:r>
      <w:r w:rsidRPr="00D84857">
        <w:rPr>
          <w:rFonts w:asciiTheme="majorHAnsi" w:hAnsiTheme="majorHAnsi" w:cstheme="majorHAnsi"/>
        </w:rPr>
        <w:t>. Описание окна представлено ниже</w:t>
      </w:r>
    </w:p>
    <w:p w:rsidR="00A002A8" w:rsidRPr="00D84857" w:rsidRDefault="00D84857">
      <w:pPr>
        <w:numPr>
          <w:ilvl w:val="0"/>
          <w:numId w:val="2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У</w:t>
      </w:r>
      <w:proofErr w:type="gramEnd"/>
      <w:r w:rsidRPr="00D84857">
        <w:rPr>
          <w:rFonts w:asciiTheme="majorHAnsi" w:hAnsiTheme="majorHAnsi" w:cstheme="majorHAnsi"/>
          <w:b/>
        </w:rPr>
        <w:t>далить</w:t>
      </w:r>
    </w:p>
    <w:p w:rsidR="00A002A8" w:rsidRPr="00D84857" w:rsidRDefault="00D84857">
      <w:pPr>
        <w:numPr>
          <w:ilvl w:val="1"/>
          <w:numId w:val="2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12" w:name="_cnep8uajz8m5" w:colFirst="0" w:colLast="0"/>
      <w:bookmarkEnd w:id="12"/>
      <w:r w:rsidRPr="00D84857">
        <w:rPr>
          <w:rFonts w:asciiTheme="majorHAnsi" w:hAnsiTheme="majorHAnsi" w:cstheme="majorHAnsi"/>
        </w:rPr>
        <w:lastRenderedPageBreak/>
        <w:t>Окно Добавление пользователя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3178FDC6" wp14:editId="09AC63FC">
            <wp:extent cx="5731200" cy="6515100"/>
            <wp:effectExtent l="0" t="0" r="0" b="0"/>
            <wp:docPr id="2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1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Окно служит для добавления нового пользователя в систему. Представлено полями </w:t>
      </w:r>
      <w:r w:rsidRPr="00D84857">
        <w:rPr>
          <w:rFonts w:asciiTheme="majorHAnsi" w:hAnsiTheme="majorHAnsi" w:cstheme="majorHAnsi"/>
          <w:b/>
        </w:rPr>
        <w:t xml:space="preserve">Имя пользователя, Логин домена, Электронная почта для извещений, ФИО инициалы для подписи, Пароль, </w:t>
      </w:r>
      <w:proofErr w:type="spellStart"/>
      <w:r w:rsidRPr="00D84857">
        <w:rPr>
          <w:rFonts w:asciiTheme="majorHAnsi" w:hAnsiTheme="majorHAnsi" w:cstheme="majorHAnsi"/>
        </w:rPr>
        <w:t>чекбоксом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 xml:space="preserve">Администратор, </w:t>
      </w:r>
      <w:r w:rsidRPr="00D84857">
        <w:rPr>
          <w:rFonts w:asciiTheme="majorHAnsi" w:hAnsiTheme="majorHAnsi" w:cstheme="majorHAnsi"/>
        </w:rPr>
        <w:t xml:space="preserve">блоком </w:t>
      </w:r>
      <w:r w:rsidRPr="00D84857">
        <w:rPr>
          <w:rFonts w:asciiTheme="majorHAnsi" w:hAnsiTheme="majorHAnsi" w:cstheme="majorHAnsi"/>
          <w:b/>
        </w:rPr>
        <w:t>Наименование департаментов(</w:t>
      </w:r>
      <w:r w:rsidRPr="00D84857">
        <w:rPr>
          <w:rFonts w:asciiTheme="majorHAnsi" w:hAnsiTheme="majorHAnsi" w:cstheme="majorHAnsi"/>
        </w:rPr>
        <w:t>описан ниже</w:t>
      </w:r>
      <w:r w:rsidRPr="00D84857">
        <w:rPr>
          <w:rFonts w:asciiTheme="majorHAnsi" w:hAnsiTheme="majorHAnsi" w:cstheme="majorHAnsi"/>
          <w:b/>
        </w:rPr>
        <w:t xml:space="preserve">), </w:t>
      </w:r>
      <w:r w:rsidRPr="00D84857">
        <w:rPr>
          <w:rFonts w:asciiTheme="majorHAnsi" w:hAnsiTheme="majorHAnsi" w:cstheme="majorHAnsi"/>
        </w:rPr>
        <w:t>кнопками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С</w:t>
      </w:r>
      <w:proofErr w:type="gramEnd"/>
      <w:r w:rsidRPr="00D84857">
        <w:rPr>
          <w:rFonts w:asciiTheme="majorHAnsi" w:hAnsiTheme="majorHAnsi" w:cstheme="majorHAnsi"/>
          <w:b/>
        </w:rPr>
        <w:t>охранить, Отменить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</w:t>
      </w:r>
      <w:proofErr w:type="gramStart"/>
      <w:r w:rsidRPr="00D84857">
        <w:rPr>
          <w:rFonts w:asciiTheme="majorHAnsi" w:hAnsiTheme="majorHAnsi" w:cstheme="majorHAnsi"/>
        </w:rPr>
        <w:t>в(</w:t>
      </w:r>
      <w:proofErr w:type="gramEnd"/>
      <w:r w:rsidRPr="00D84857">
        <w:rPr>
          <w:rFonts w:asciiTheme="majorHAnsi" w:hAnsiTheme="majorHAnsi" w:cstheme="majorHAnsi"/>
        </w:rPr>
        <w:t>по умолчанию все пустые/выключенные):</w:t>
      </w:r>
    </w:p>
    <w:p w:rsidR="00A002A8" w:rsidRPr="00D84857" w:rsidRDefault="00D84857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 xml:space="preserve">Имя пользователя </w:t>
      </w:r>
    </w:p>
    <w:p w:rsidR="00A002A8" w:rsidRPr="00D84857" w:rsidRDefault="00D84857">
      <w:pPr>
        <w:numPr>
          <w:ilvl w:val="1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Как правило, представлено латинской транскрипцией ФИО с инициалами</w:t>
      </w:r>
    </w:p>
    <w:p w:rsidR="00A002A8" w:rsidRPr="00D84857" w:rsidRDefault="00D84857">
      <w:pPr>
        <w:numPr>
          <w:ilvl w:val="1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Должно отображаться в шапке страницы</w:t>
      </w:r>
    </w:p>
    <w:p w:rsidR="00A002A8" w:rsidRPr="00D84857" w:rsidRDefault="00D84857">
      <w:pPr>
        <w:numPr>
          <w:ilvl w:val="1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Используется для авторизации в системе</w:t>
      </w:r>
    </w:p>
    <w:p w:rsidR="00A002A8" w:rsidRPr="00D84857" w:rsidRDefault="00D84857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 xml:space="preserve">Поле </w:t>
      </w:r>
      <w:r w:rsidRPr="00D84857">
        <w:rPr>
          <w:rFonts w:asciiTheme="majorHAnsi" w:hAnsiTheme="majorHAnsi" w:cstheme="majorHAnsi"/>
          <w:b/>
        </w:rPr>
        <w:t xml:space="preserve">Логин домена </w:t>
      </w:r>
    </w:p>
    <w:p w:rsidR="00A002A8" w:rsidRPr="00D84857" w:rsidRDefault="00D84857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Электронная почта для извещений</w:t>
      </w:r>
    </w:p>
    <w:p w:rsidR="00A002A8" w:rsidRPr="00D84857" w:rsidRDefault="00D84857">
      <w:pPr>
        <w:numPr>
          <w:ilvl w:val="1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Используется для автоматической отправки сообщений о событиях в системе</w:t>
      </w:r>
    </w:p>
    <w:p w:rsidR="00A002A8" w:rsidRPr="00D84857" w:rsidRDefault="00D84857">
      <w:pPr>
        <w:numPr>
          <w:ilvl w:val="1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Обычно представлено маской “ФИО_c_инициалами@zik.kz”</w:t>
      </w:r>
    </w:p>
    <w:p w:rsidR="00A002A8" w:rsidRPr="00D84857" w:rsidRDefault="00D84857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 Поле </w:t>
      </w:r>
      <w:r w:rsidRPr="00D84857">
        <w:rPr>
          <w:rFonts w:asciiTheme="majorHAnsi" w:hAnsiTheme="majorHAnsi" w:cstheme="majorHAnsi"/>
          <w:b/>
        </w:rPr>
        <w:t>ФИО инициалы для подписи</w:t>
      </w:r>
    </w:p>
    <w:p w:rsidR="00A002A8" w:rsidRPr="00D84857" w:rsidRDefault="00D84857">
      <w:pPr>
        <w:numPr>
          <w:ilvl w:val="1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Используется при подписании документов</w:t>
      </w:r>
    </w:p>
    <w:p w:rsidR="00A002A8" w:rsidRPr="00D84857" w:rsidRDefault="00D84857">
      <w:pPr>
        <w:numPr>
          <w:ilvl w:val="1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Написано кириллицей</w:t>
      </w:r>
    </w:p>
    <w:p w:rsidR="00A002A8" w:rsidRPr="00D84857" w:rsidRDefault="00D84857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Пароль</w:t>
      </w:r>
    </w:p>
    <w:p w:rsidR="00A002A8" w:rsidRPr="00D84857" w:rsidRDefault="00D84857">
      <w:pPr>
        <w:numPr>
          <w:ilvl w:val="1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Используется для входа в систему.</w:t>
      </w:r>
    </w:p>
    <w:p w:rsidR="00A002A8" w:rsidRPr="00D84857" w:rsidRDefault="00D84857">
      <w:pPr>
        <w:numPr>
          <w:ilvl w:val="1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Нет никаких ограничений на вид пароля</w:t>
      </w:r>
    </w:p>
    <w:p w:rsidR="00A002A8" w:rsidRPr="00D84857" w:rsidRDefault="00D84857">
      <w:pPr>
        <w:numPr>
          <w:ilvl w:val="0"/>
          <w:numId w:val="22"/>
        </w:numPr>
        <w:rPr>
          <w:rFonts w:asciiTheme="majorHAnsi" w:hAnsiTheme="majorHAnsi" w:cstheme="majorHAnsi"/>
        </w:rPr>
      </w:pPr>
      <w:proofErr w:type="spellStart"/>
      <w:r w:rsidRPr="00D84857">
        <w:rPr>
          <w:rFonts w:asciiTheme="majorHAnsi" w:hAnsiTheme="majorHAnsi" w:cstheme="majorHAnsi"/>
        </w:rPr>
        <w:t>Чекбокс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Администратор</w:t>
      </w:r>
    </w:p>
    <w:p w:rsidR="00A002A8" w:rsidRPr="00D84857" w:rsidRDefault="00D84857">
      <w:pPr>
        <w:numPr>
          <w:ilvl w:val="1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Используется для выдачи роли Администратор пользователю</w:t>
      </w:r>
    </w:p>
    <w:p w:rsidR="00A002A8" w:rsidRPr="00D84857" w:rsidRDefault="00D84857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С</w:t>
      </w:r>
      <w:proofErr w:type="gramEnd"/>
      <w:r w:rsidRPr="00D84857">
        <w:rPr>
          <w:rFonts w:asciiTheme="majorHAnsi" w:hAnsiTheme="majorHAnsi" w:cstheme="majorHAnsi"/>
          <w:b/>
        </w:rPr>
        <w:t>охранить</w:t>
      </w:r>
    </w:p>
    <w:p w:rsidR="00A002A8" w:rsidRPr="00D84857" w:rsidRDefault="00D84857">
      <w:pPr>
        <w:numPr>
          <w:ilvl w:val="1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Сохраняет введенную информацию и закрывает всплывающее окно</w:t>
      </w:r>
    </w:p>
    <w:p w:rsidR="00A002A8" w:rsidRPr="00D84857" w:rsidRDefault="00D84857">
      <w:pPr>
        <w:numPr>
          <w:ilvl w:val="0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О</w:t>
      </w:r>
      <w:proofErr w:type="gramEnd"/>
      <w:r w:rsidRPr="00D84857">
        <w:rPr>
          <w:rFonts w:asciiTheme="majorHAnsi" w:hAnsiTheme="majorHAnsi" w:cstheme="majorHAnsi"/>
          <w:b/>
        </w:rPr>
        <w:t>тменить</w:t>
      </w:r>
    </w:p>
    <w:p w:rsidR="00A002A8" w:rsidRPr="00D84857" w:rsidRDefault="00D84857">
      <w:pPr>
        <w:numPr>
          <w:ilvl w:val="1"/>
          <w:numId w:val="2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Забывает введенную информацию и закрывает всплывающее окно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Блок </w:t>
      </w:r>
      <w:r w:rsidRPr="00D84857">
        <w:rPr>
          <w:rFonts w:asciiTheme="majorHAnsi" w:hAnsiTheme="majorHAnsi" w:cstheme="majorHAnsi"/>
          <w:b/>
        </w:rPr>
        <w:t>Наименование департаментов</w:t>
      </w:r>
      <w:r w:rsidRPr="00D84857">
        <w:rPr>
          <w:rFonts w:asciiTheme="majorHAnsi" w:hAnsiTheme="majorHAnsi" w:cstheme="majorHAnsi"/>
        </w:rPr>
        <w:t xml:space="preserve"> представлен </w:t>
      </w:r>
      <w:proofErr w:type="spellStart"/>
      <w:r w:rsidRPr="00D84857">
        <w:rPr>
          <w:rFonts w:asciiTheme="majorHAnsi" w:hAnsiTheme="majorHAnsi" w:cstheme="majorHAnsi"/>
        </w:rPr>
        <w:t>селектами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Наименование департаментов, Наименование должности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элементов:</w:t>
      </w:r>
    </w:p>
    <w:p w:rsidR="00A002A8" w:rsidRPr="00D84857" w:rsidRDefault="00D84857">
      <w:pPr>
        <w:numPr>
          <w:ilvl w:val="0"/>
          <w:numId w:val="36"/>
        </w:numPr>
        <w:rPr>
          <w:rFonts w:asciiTheme="majorHAnsi" w:hAnsiTheme="majorHAnsi" w:cstheme="majorHAnsi"/>
        </w:rPr>
      </w:pPr>
      <w:proofErr w:type="spellStart"/>
      <w:r w:rsidRPr="00D84857">
        <w:rPr>
          <w:rFonts w:asciiTheme="majorHAnsi" w:hAnsiTheme="majorHAnsi" w:cstheme="majorHAnsi"/>
        </w:rPr>
        <w:t>Селект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Наименование департаментов</w:t>
      </w:r>
    </w:p>
    <w:p w:rsidR="00A002A8" w:rsidRPr="00D84857" w:rsidRDefault="00D84857">
      <w:pPr>
        <w:numPr>
          <w:ilvl w:val="1"/>
          <w:numId w:val="3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Должен выдавать список департаментов в системе</w:t>
      </w:r>
    </w:p>
    <w:p w:rsidR="00A002A8" w:rsidRPr="00D84857" w:rsidRDefault="00D84857">
      <w:pPr>
        <w:numPr>
          <w:ilvl w:val="1"/>
          <w:numId w:val="3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Можно выбрать только один департамент</w:t>
      </w:r>
    </w:p>
    <w:p w:rsidR="00A002A8" w:rsidRPr="00D84857" w:rsidRDefault="00D84857">
      <w:pPr>
        <w:numPr>
          <w:ilvl w:val="1"/>
          <w:numId w:val="3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После выбора департамента разблокирует </w:t>
      </w:r>
      <w:proofErr w:type="spellStart"/>
      <w:r w:rsidRPr="00D84857">
        <w:rPr>
          <w:rFonts w:asciiTheme="majorHAnsi" w:hAnsiTheme="majorHAnsi" w:cstheme="majorHAnsi"/>
        </w:rPr>
        <w:t>селект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Наименование должности</w:t>
      </w:r>
    </w:p>
    <w:p w:rsidR="00A002A8" w:rsidRPr="00D84857" w:rsidRDefault="00D84857">
      <w:pPr>
        <w:numPr>
          <w:ilvl w:val="0"/>
          <w:numId w:val="36"/>
        </w:numPr>
        <w:rPr>
          <w:rFonts w:asciiTheme="majorHAnsi" w:hAnsiTheme="majorHAnsi" w:cstheme="majorHAnsi"/>
        </w:rPr>
      </w:pPr>
      <w:proofErr w:type="spellStart"/>
      <w:r w:rsidRPr="00D84857">
        <w:rPr>
          <w:rFonts w:asciiTheme="majorHAnsi" w:hAnsiTheme="majorHAnsi" w:cstheme="majorHAnsi"/>
        </w:rPr>
        <w:t>Селект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Наименование должности</w:t>
      </w:r>
    </w:p>
    <w:p w:rsidR="00A002A8" w:rsidRPr="00D84857" w:rsidRDefault="00D84857">
      <w:pPr>
        <w:numPr>
          <w:ilvl w:val="1"/>
          <w:numId w:val="3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Изначально не </w:t>
      </w:r>
      <w:proofErr w:type="gramStart"/>
      <w:r w:rsidRPr="00D84857">
        <w:rPr>
          <w:rFonts w:asciiTheme="majorHAnsi" w:hAnsiTheme="majorHAnsi" w:cstheme="majorHAnsi"/>
        </w:rPr>
        <w:t>доступен</w:t>
      </w:r>
      <w:proofErr w:type="gramEnd"/>
      <w:r w:rsidRPr="00D84857">
        <w:rPr>
          <w:rFonts w:asciiTheme="majorHAnsi" w:hAnsiTheme="majorHAnsi" w:cstheme="majorHAnsi"/>
        </w:rPr>
        <w:t xml:space="preserve"> к редактированию. </w:t>
      </w:r>
      <w:proofErr w:type="spellStart"/>
      <w:r w:rsidRPr="00D84857">
        <w:rPr>
          <w:rFonts w:asciiTheme="majorHAnsi" w:hAnsiTheme="majorHAnsi" w:cstheme="majorHAnsi"/>
        </w:rPr>
        <w:t>Разблокируется</w:t>
      </w:r>
      <w:proofErr w:type="spellEnd"/>
      <w:r w:rsidRPr="00D84857">
        <w:rPr>
          <w:rFonts w:asciiTheme="majorHAnsi" w:hAnsiTheme="majorHAnsi" w:cstheme="majorHAnsi"/>
        </w:rPr>
        <w:t xml:space="preserve"> при выборе департамента</w:t>
      </w:r>
    </w:p>
    <w:p w:rsidR="00A002A8" w:rsidRPr="00D84857" w:rsidRDefault="00D84857">
      <w:pPr>
        <w:numPr>
          <w:ilvl w:val="1"/>
          <w:numId w:val="3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Должен выдавать список должностей, </w:t>
      </w:r>
      <w:proofErr w:type="gramStart"/>
      <w:r w:rsidRPr="00D84857">
        <w:rPr>
          <w:rFonts w:asciiTheme="majorHAnsi" w:hAnsiTheme="majorHAnsi" w:cstheme="majorHAnsi"/>
        </w:rPr>
        <w:t>привязанные</w:t>
      </w:r>
      <w:proofErr w:type="gramEnd"/>
      <w:r w:rsidRPr="00D84857">
        <w:rPr>
          <w:rFonts w:asciiTheme="majorHAnsi" w:hAnsiTheme="majorHAnsi" w:cstheme="majorHAnsi"/>
        </w:rPr>
        <w:t xml:space="preserve"> к выбранному  департаменту</w:t>
      </w:r>
    </w:p>
    <w:p w:rsidR="00A002A8" w:rsidRPr="00D84857" w:rsidRDefault="00D84857">
      <w:pPr>
        <w:numPr>
          <w:ilvl w:val="2"/>
          <w:numId w:val="3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Список должностей формируется как список всех должностей, привязанных к департаменту, за исключением помеченных как </w:t>
      </w:r>
      <w:r w:rsidRPr="00D84857">
        <w:rPr>
          <w:rFonts w:asciiTheme="majorHAnsi" w:hAnsiTheme="majorHAnsi" w:cstheme="majorHAnsi"/>
          <w:i/>
        </w:rPr>
        <w:t xml:space="preserve">директор </w:t>
      </w:r>
      <w:r w:rsidRPr="00D84857">
        <w:rPr>
          <w:rFonts w:asciiTheme="majorHAnsi" w:hAnsiTheme="majorHAnsi" w:cstheme="majorHAnsi"/>
        </w:rPr>
        <w:t xml:space="preserve">или </w:t>
      </w:r>
      <w:r w:rsidRPr="00D84857">
        <w:rPr>
          <w:rFonts w:asciiTheme="majorHAnsi" w:hAnsiTheme="majorHAnsi" w:cstheme="majorHAnsi"/>
          <w:i/>
        </w:rPr>
        <w:t xml:space="preserve">виц директор </w:t>
      </w:r>
      <w:r w:rsidRPr="00D84857">
        <w:rPr>
          <w:rFonts w:asciiTheme="majorHAnsi" w:hAnsiTheme="majorHAnsi" w:cstheme="majorHAnsi"/>
        </w:rPr>
        <w:t>должностей, если уже существуют пользователи с этой должностей.</w:t>
      </w:r>
    </w:p>
    <w:p w:rsidR="00A002A8" w:rsidRPr="00D84857" w:rsidRDefault="00D84857">
      <w:pPr>
        <w:ind w:left="2160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Например, если в рамках одного департамента есть Василий с должностью Директор, то при создании нового пользователя Петра должность Директор выбрать нельзя, но можно любую другую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u w:val="single"/>
        </w:rPr>
        <w:t>Каждое поле должно иметь значение</w:t>
      </w:r>
      <w:r w:rsidRPr="00D84857">
        <w:rPr>
          <w:rFonts w:asciiTheme="majorHAnsi" w:hAnsiTheme="majorHAnsi" w:cstheme="majorHAnsi"/>
        </w:rPr>
        <w:t>. Если поле не заполнено и была нажата 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С</w:t>
      </w:r>
      <w:proofErr w:type="gramEnd"/>
      <w:r w:rsidRPr="00D84857">
        <w:rPr>
          <w:rFonts w:asciiTheme="majorHAnsi" w:hAnsiTheme="majorHAnsi" w:cstheme="majorHAnsi"/>
          <w:b/>
        </w:rPr>
        <w:t xml:space="preserve">охранить, </w:t>
      </w:r>
      <w:r w:rsidRPr="00D84857">
        <w:rPr>
          <w:rFonts w:asciiTheme="majorHAnsi" w:hAnsiTheme="majorHAnsi" w:cstheme="majorHAnsi"/>
        </w:rPr>
        <w:t>то пользователю должно быть выдано понятное сообщение об ошибке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После нажатия кнопки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С</w:t>
      </w:r>
      <w:proofErr w:type="gramEnd"/>
      <w:r w:rsidRPr="00D84857">
        <w:rPr>
          <w:rFonts w:asciiTheme="majorHAnsi" w:hAnsiTheme="majorHAnsi" w:cstheme="majorHAnsi"/>
          <w:b/>
        </w:rPr>
        <w:t xml:space="preserve">охранить </w:t>
      </w:r>
      <w:r w:rsidRPr="00D84857">
        <w:rPr>
          <w:rFonts w:asciiTheme="majorHAnsi" w:hAnsiTheme="majorHAnsi" w:cstheme="majorHAnsi"/>
        </w:rPr>
        <w:t>информация в таблице обновляется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13" w:name="_2pgcc8kxxkxe" w:colFirst="0" w:colLast="0"/>
      <w:bookmarkEnd w:id="13"/>
      <w:r w:rsidRPr="00D84857">
        <w:rPr>
          <w:rFonts w:asciiTheme="majorHAnsi" w:hAnsiTheme="majorHAnsi" w:cstheme="majorHAnsi"/>
        </w:rPr>
        <w:lastRenderedPageBreak/>
        <w:t>Окно Редактирование пользователя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35845FDD" wp14:editId="325E664C">
            <wp:extent cx="5731200" cy="64643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Окно служит для редактирования информации о существующем пользователе. Изначально все элементы заблокированы, кроме кнопок </w:t>
      </w:r>
      <w:r w:rsidRPr="00D84857">
        <w:rPr>
          <w:rFonts w:asciiTheme="majorHAnsi" w:hAnsiTheme="majorHAnsi" w:cstheme="majorHAnsi"/>
          <w:b/>
        </w:rPr>
        <w:t>Отмена</w:t>
      </w:r>
      <w:r w:rsidRPr="00D84857">
        <w:rPr>
          <w:rFonts w:asciiTheme="majorHAnsi" w:hAnsiTheme="majorHAnsi" w:cstheme="majorHAnsi"/>
        </w:rPr>
        <w:t xml:space="preserve"> 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Р</w:t>
      </w:r>
      <w:proofErr w:type="gramEnd"/>
      <w:r w:rsidRPr="00D84857">
        <w:rPr>
          <w:rFonts w:asciiTheme="majorHAnsi" w:hAnsiTheme="majorHAnsi" w:cstheme="majorHAnsi"/>
          <w:b/>
        </w:rPr>
        <w:t xml:space="preserve">едактировать. </w:t>
      </w:r>
      <w:r w:rsidRPr="00D84857">
        <w:rPr>
          <w:rFonts w:asciiTheme="majorHAnsi" w:hAnsiTheme="majorHAnsi" w:cstheme="majorHAnsi"/>
        </w:rPr>
        <w:t>Содержимое всех элементов соответствует текущим данным пользователя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При нажатии на кнопку </w:t>
      </w:r>
      <w:r w:rsidRPr="00D84857">
        <w:rPr>
          <w:rFonts w:asciiTheme="majorHAnsi" w:hAnsiTheme="majorHAnsi" w:cstheme="majorHAnsi"/>
          <w:b/>
        </w:rPr>
        <w:t xml:space="preserve">Отмена </w:t>
      </w:r>
      <w:r w:rsidRPr="00D84857">
        <w:rPr>
          <w:rFonts w:asciiTheme="majorHAnsi" w:hAnsiTheme="majorHAnsi" w:cstheme="majorHAnsi"/>
        </w:rPr>
        <w:t>всплывающее окно закрывается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на кнопку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Р</w:t>
      </w:r>
      <w:proofErr w:type="gramEnd"/>
      <w:r w:rsidRPr="00D84857">
        <w:rPr>
          <w:rFonts w:asciiTheme="majorHAnsi" w:hAnsiTheme="majorHAnsi" w:cstheme="majorHAnsi"/>
          <w:b/>
        </w:rPr>
        <w:t xml:space="preserve">едактировать </w:t>
      </w:r>
      <w:r w:rsidRPr="00D84857">
        <w:rPr>
          <w:rFonts w:asciiTheme="majorHAnsi" w:hAnsiTheme="majorHAnsi" w:cstheme="majorHAnsi"/>
        </w:rPr>
        <w:t xml:space="preserve">поля </w:t>
      </w:r>
      <w:proofErr w:type="spellStart"/>
      <w:r w:rsidRPr="00D84857">
        <w:rPr>
          <w:rFonts w:asciiTheme="majorHAnsi" w:hAnsiTheme="majorHAnsi" w:cstheme="majorHAnsi"/>
        </w:rPr>
        <w:t>разблокируются</w:t>
      </w:r>
      <w:proofErr w:type="spellEnd"/>
      <w:r w:rsidRPr="00D84857">
        <w:rPr>
          <w:rFonts w:asciiTheme="majorHAnsi" w:hAnsiTheme="majorHAnsi" w:cstheme="majorHAnsi"/>
        </w:rPr>
        <w:t xml:space="preserve"> для редактирования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После нажатия кнопки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Р</w:t>
      </w:r>
      <w:proofErr w:type="gramEnd"/>
      <w:r w:rsidRPr="00D84857">
        <w:rPr>
          <w:rFonts w:asciiTheme="majorHAnsi" w:hAnsiTheme="majorHAnsi" w:cstheme="majorHAnsi"/>
          <w:b/>
        </w:rPr>
        <w:t xml:space="preserve">едактировать </w:t>
      </w:r>
      <w:r w:rsidRPr="00D84857">
        <w:rPr>
          <w:rFonts w:asciiTheme="majorHAnsi" w:hAnsiTheme="majorHAnsi" w:cstheme="majorHAnsi"/>
        </w:rPr>
        <w:t xml:space="preserve">поведение аналогично поведению окна </w:t>
      </w:r>
      <w:r w:rsidRPr="00D84857">
        <w:rPr>
          <w:rFonts w:asciiTheme="majorHAnsi" w:hAnsiTheme="majorHAnsi" w:cstheme="majorHAnsi"/>
          <w:u w:val="single"/>
        </w:rPr>
        <w:t xml:space="preserve">Добавление пользователя, </w:t>
      </w:r>
      <w:r w:rsidRPr="00D84857">
        <w:rPr>
          <w:rFonts w:asciiTheme="majorHAnsi" w:hAnsiTheme="majorHAnsi" w:cstheme="majorHAnsi"/>
        </w:rPr>
        <w:t>кроме следующих моментов:</w:t>
      </w:r>
    </w:p>
    <w:p w:rsidR="00A002A8" w:rsidRPr="00D84857" w:rsidRDefault="00D84857">
      <w:pPr>
        <w:numPr>
          <w:ilvl w:val="0"/>
          <w:numId w:val="3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Изначальные значения сохраняются</w:t>
      </w:r>
    </w:p>
    <w:p w:rsidR="00A002A8" w:rsidRPr="00D84857" w:rsidRDefault="00D84857">
      <w:pPr>
        <w:numPr>
          <w:ilvl w:val="0"/>
          <w:numId w:val="3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Поле Пароль заполнено текстом “Необратимо зашифровано”</w:t>
      </w:r>
    </w:p>
    <w:p w:rsidR="00A002A8" w:rsidRPr="00D84857" w:rsidRDefault="00D84857">
      <w:pPr>
        <w:numPr>
          <w:ilvl w:val="0"/>
          <w:numId w:val="3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В </w:t>
      </w:r>
      <w:proofErr w:type="spellStart"/>
      <w:r w:rsidRPr="00D84857">
        <w:rPr>
          <w:rFonts w:asciiTheme="majorHAnsi" w:hAnsiTheme="majorHAnsi" w:cstheme="majorHAnsi"/>
        </w:rPr>
        <w:t>селект</w:t>
      </w:r>
      <w:proofErr w:type="spellEnd"/>
      <w:r w:rsidRPr="00D84857">
        <w:rPr>
          <w:rFonts w:asciiTheme="majorHAnsi" w:hAnsiTheme="majorHAnsi" w:cstheme="majorHAnsi"/>
        </w:rPr>
        <w:t xml:space="preserve"> Название должности добавлено текущее значение должности пользователя и его можно </w:t>
      </w:r>
      <w:proofErr w:type="gramStart"/>
      <w:r w:rsidRPr="00D84857">
        <w:rPr>
          <w:rFonts w:asciiTheme="majorHAnsi" w:hAnsiTheme="majorHAnsi" w:cstheme="majorHAnsi"/>
        </w:rPr>
        <w:t>выбрать</w:t>
      </w:r>
      <w:proofErr w:type="gramEnd"/>
      <w:r w:rsidRPr="00D84857">
        <w:rPr>
          <w:rFonts w:asciiTheme="majorHAnsi" w:hAnsiTheme="majorHAnsi" w:cstheme="majorHAnsi"/>
        </w:rPr>
        <w:t xml:space="preserve"> даже если эта должность должна быть единственной</w:t>
      </w:r>
    </w:p>
    <w:p w:rsidR="00A002A8" w:rsidRPr="00D84857" w:rsidRDefault="00D84857">
      <w:pPr>
        <w:numPr>
          <w:ilvl w:val="0"/>
          <w:numId w:val="3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Добавляется </w:t>
      </w:r>
      <w:proofErr w:type="spellStart"/>
      <w:r w:rsidRPr="00D84857">
        <w:rPr>
          <w:rFonts w:asciiTheme="majorHAnsi" w:hAnsiTheme="majorHAnsi" w:cstheme="majorHAnsi"/>
        </w:rPr>
        <w:t>чекбокс</w:t>
      </w:r>
      <w:proofErr w:type="spellEnd"/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Е</w:t>
      </w:r>
      <w:proofErr w:type="gramEnd"/>
      <w:r w:rsidRPr="00D84857">
        <w:rPr>
          <w:rFonts w:asciiTheme="majorHAnsi" w:hAnsiTheme="majorHAnsi" w:cstheme="majorHAnsi"/>
          <w:b/>
        </w:rPr>
        <w:t>сть доступ в систему.</w:t>
      </w:r>
      <w:r w:rsidRPr="00D84857">
        <w:rPr>
          <w:rFonts w:asciiTheme="majorHAnsi" w:hAnsiTheme="majorHAnsi" w:cstheme="majorHAnsi"/>
        </w:rPr>
        <w:t xml:space="preserve"> Изначально </w:t>
      </w:r>
      <w:proofErr w:type="gramStart"/>
      <w:r w:rsidRPr="00D84857">
        <w:rPr>
          <w:rFonts w:asciiTheme="majorHAnsi" w:hAnsiTheme="majorHAnsi" w:cstheme="majorHAnsi"/>
        </w:rPr>
        <w:t>поставлен</w:t>
      </w:r>
      <w:proofErr w:type="gramEnd"/>
      <w:r w:rsidRPr="00D84857">
        <w:rPr>
          <w:rFonts w:asciiTheme="majorHAnsi" w:hAnsiTheme="majorHAnsi" w:cstheme="majorHAnsi"/>
        </w:rPr>
        <w:t>, но может быть изменен из этой формы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2"/>
        <w:spacing w:before="240" w:after="240"/>
        <w:ind w:left="1440"/>
        <w:rPr>
          <w:rFonts w:asciiTheme="majorHAnsi" w:hAnsiTheme="majorHAnsi" w:cstheme="majorHAnsi"/>
        </w:rPr>
      </w:pPr>
      <w:bookmarkStart w:id="14" w:name="_c00thtctl8xs" w:colFirst="0" w:colLast="0"/>
      <w:bookmarkEnd w:id="14"/>
      <w:r w:rsidRPr="00D84857">
        <w:rPr>
          <w:rFonts w:asciiTheme="majorHAnsi" w:hAnsiTheme="majorHAnsi" w:cstheme="majorHAnsi"/>
        </w:rPr>
        <w:t>Раздел Должности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6A87303F" wp14:editId="5F52DB65">
            <wp:extent cx="5731200" cy="3352800"/>
            <wp:effectExtent l="0" t="0" r="0" b="0"/>
            <wp:docPr id="3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Этот раздел служить для соотнесения должности, прав пользователей этой должности в системе, департамента должности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Раздел представлен таблицей со списком должностей, зарегистрированных в системе, а также кнопками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Д</w:t>
      </w:r>
      <w:proofErr w:type="gramEnd"/>
      <w:r w:rsidRPr="00D84857">
        <w:rPr>
          <w:rFonts w:asciiTheme="majorHAnsi" w:hAnsiTheme="majorHAnsi" w:cstheme="majorHAnsi"/>
          <w:b/>
        </w:rPr>
        <w:t>обавить, Просмотр, Удалить</w:t>
      </w:r>
      <w:r w:rsidRPr="00D84857">
        <w:rPr>
          <w:rFonts w:asciiTheme="majorHAnsi" w:hAnsiTheme="majorHAnsi" w:cstheme="majorHAnsi"/>
        </w:rPr>
        <w:t xml:space="preserve">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элементов раздела:</w:t>
      </w:r>
    </w:p>
    <w:p w:rsidR="00A002A8" w:rsidRPr="00D84857" w:rsidRDefault="00D84857">
      <w:pPr>
        <w:numPr>
          <w:ilvl w:val="0"/>
          <w:numId w:val="2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Таблица со списком пользователей</w:t>
      </w:r>
    </w:p>
    <w:p w:rsidR="00A002A8" w:rsidRPr="00D84857" w:rsidRDefault="00D84857">
      <w:pPr>
        <w:numPr>
          <w:ilvl w:val="1"/>
          <w:numId w:val="2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содержать в себе столбцы ID, Название, Кол-во польз.</w:t>
      </w:r>
    </w:p>
    <w:p w:rsidR="00A002A8" w:rsidRPr="00D84857" w:rsidRDefault="00D84857">
      <w:pPr>
        <w:numPr>
          <w:ilvl w:val="2"/>
          <w:numId w:val="2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Столбец Кол-во польз</w:t>
      </w:r>
      <w:proofErr w:type="gramStart"/>
      <w:r w:rsidRPr="00D84857">
        <w:rPr>
          <w:rFonts w:asciiTheme="majorHAnsi" w:hAnsiTheme="majorHAnsi" w:cstheme="majorHAnsi"/>
        </w:rPr>
        <w:t>.</w:t>
      </w:r>
      <w:proofErr w:type="gramEnd"/>
      <w:r w:rsidRPr="00D84857">
        <w:rPr>
          <w:rFonts w:asciiTheme="majorHAnsi" w:hAnsiTheme="majorHAnsi" w:cstheme="majorHAnsi"/>
        </w:rPr>
        <w:t xml:space="preserve"> </w:t>
      </w:r>
      <w:proofErr w:type="gramStart"/>
      <w:r w:rsidRPr="00D84857">
        <w:rPr>
          <w:rFonts w:asciiTheme="majorHAnsi" w:hAnsiTheme="majorHAnsi" w:cstheme="majorHAnsi"/>
        </w:rPr>
        <w:t>п</w:t>
      </w:r>
      <w:proofErr w:type="gramEnd"/>
      <w:r w:rsidRPr="00D84857">
        <w:rPr>
          <w:rFonts w:asciiTheme="majorHAnsi" w:hAnsiTheme="majorHAnsi" w:cstheme="majorHAnsi"/>
        </w:rPr>
        <w:t>оказывает, сколько пользователей в системе имеют определенную должность. Вычисляется при каждом обновлении таблицы</w:t>
      </w:r>
    </w:p>
    <w:p w:rsidR="00A002A8" w:rsidRPr="00D84857" w:rsidRDefault="00D84857">
      <w:pPr>
        <w:numPr>
          <w:ilvl w:val="1"/>
          <w:numId w:val="2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Каждая строка таблицы представляет одну должность</w:t>
      </w:r>
    </w:p>
    <w:p w:rsidR="00A002A8" w:rsidRPr="00D84857" w:rsidRDefault="00D84857">
      <w:pPr>
        <w:numPr>
          <w:ilvl w:val="1"/>
          <w:numId w:val="2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Двойное нажатие на строку таблицы равнозначен выделению строки и нажатию на кнопку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0"/>
          <w:numId w:val="2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Д</w:t>
      </w:r>
      <w:proofErr w:type="gramEnd"/>
      <w:r w:rsidRPr="00D84857">
        <w:rPr>
          <w:rFonts w:asciiTheme="majorHAnsi" w:hAnsiTheme="majorHAnsi" w:cstheme="majorHAnsi"/>
          <w:b/>
        </w:rPr>
        <w:t>обавить</w:t>
      </w:r>
    </w:p>
    <w:p w:rsidR="00A002A8" w:rsidRPr="00D84857" w:rsidRDefault="00D84857">
      <w:pPr>
        <w:numPr>
          <w:ilvl w:val="1"/>
          <w:numId w:val="2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При нажатии должна открывать всплывающее окно </w:t>
      </w:r>
      <w:r w:rsidRPr="00D84857">
        <w:rPr>
          <w:rFonts w:asciiTheme="majorHAnsi" w:hAnsiTheme="majorHAnsi" w:cstheme="majorHAnsi"/>
          <w:u w:val="single"/>
        </w:rPr>
        <w:t>Добавление должности</w:t>
      </w:r>
      <w:r w:rsidRPr="00D84857">
        <w:rPr>
          <w:rFonts w:asciiTheme="majorHAnsi" w:hAnsiTheme="majorHAnsi" w:cstheme="majorHAnsi"/>
        </w:rPr>
        <w:t>. Описание окно представлено ниже.</w:t>
      </w:r>
    </w:p>
    <w:p w:rsidR="00A002A8" w:rsidRPr="00D84857" w:rsidRDefault="00D84857">
      <w:pPr>
        <w:numPr>
          <w:ilvl w:val="0"/>
          <w:numId w:val="2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1"/>
          <w:numId w:val="2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При нажатии должна открывать всплывающее окно </w:t>
      </w:r>
      <w:r w:rsidRPr="00D84857">
        <w:rPr>
          <w:rFonts w:asciiTheme="majorHAnsi" w:hAnsiTheme="majorHAnsi" w:cstheme="majorHAnsi"/>
          <w:u w:val="single"/>
        </w:rPr>
        <w:t>Редактирование должности</w:t>
      </w:r>
      <w:r w:rsidRPr="00D84857">
        <w:rPr>
          <w:rFonts w:asciiTheme="majorHAnsi" w:hAnsiTheme="majorHAnsi" w:cstheme="majorHAnsi"/>
        </w:rPr>
        <w:t>. Описание окна представлено ниже</w:t>
      </w:r>
    </w:p>
    <w:p w:rsidR="00A002A8" w:rsidRPr="00D84857" w:rsidRDefault="00D84857">
      <w:pPr>
        <w:numPr>
          <w:ilvl w:val="0"/>
          <w:numId w:val="2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У</w:t>
      </w:r>
      <w:proofErr w:type="gramEnd"/>
      <w:r w:rsidRPr="00D84857">
        <w:rPr>
          <w:rFonts w:asciiTheme="majorHAnsi" w:hAnsiTheme="majorHAnsi" w:cstheme="majorHAnsi"/>
          <w:b/>
        </w:rPr>
        <w:t>далить</w:t>
      </w:r>
    </w:p>
    <w:p w:rsidR="00A002A8" w:rsidRPr="00D84857" w:rsidRDefault="00D84857">
      <w:pPr>
        <w:numPr>
          <w:ilvl w:val="1"/>
          <w:numId w:val="2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15" w:name="_s3ggisxn7p3a" w:colFirst="0" w:colLast="0"/>
      <w:bookmarkEnd w:id="15"/>
      <w:r w:rsidRPr="00D84857">
        <w:rPr>
          <w:rFonts w:asciiTheme="majorHAnsi" w:hAnsiTheme="majorHAnsi" w:cstheme="majorHAnsi"/>
        </w:rPr>
        <w:t>Окно Добавление должности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08B78ADC" wp14:editId="0456D33F">
            <wp:extent cx="4457700" cy="58293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 xml:space="preserve">Окно служит для добавления новой должности в систему. Представлено полем </w:t>
      </w:r>
      <w:r w:rsidRPr="00D84857">
        <w:rPr>
          <w:rFonts w:asciiTheme="majorHAnsi" w:hAnsiTheme="majorHAnsi" w:cstheme="majorHAnsi"/>
          <w:b/>
        </w:rPr>
        <w:t>Название должности,</w:t>
      </w:r>
      <w:r w:rsidRPr="00D84857">
        <w:rPr>
          <w:rFonts w:asciiTheme="majorHAnsi" w:hAnsiTheme="majorHAnsi" w:cstheme="majorHAnsi"/>
        </w:rPr>
        <w:t xml:space="preserve"> блоком </w:t>
      </w:r>
      <w:r w:rsidRPr="00D84857">
        <w:rPr>
          <w:rFonts w:asciiTheme="majorHAnsi" w:hAnsiTheme="majorHAnsi" w:cstheme="majorHAnsi"/>
          <w:b/>
        </w:rPr>
        <w:t>Назначение доступ</w:t>
      </w:r>
      <w:proofErr w:type="gramStart"/>
      <w:r w:rsidRPr="00D84857">
        <w:rPr>
          <w:rFonts w:asciiTheme="majorHAnsi" w:hAnsiTheme="majorHAnsi" w:cstheme="majorHAnsi"/>
          <w:b/>
        </w:rPr>
        <w:t>а</w:t>
      </w:r>
      <w:r w:rsidRPr="00D84857">
        <w:rPr>
          <w:rFonts w:asciiTheme="majorHAnsi" w:hAnsiTheme="majorHAnsi" w:cstheme="majorHAnsi"/>
        </w:rPr>
        <w:t>(</w:t>
      </w:r>
      <w:proofErr w:type="gramEnd"/>
      <w:r w:rsidRPr="00D84857">
        <w:rPr>
          <w:rFonts w:asciiTheme="majorHAnsi" w:hAnsiTheme="majorHAnsi" w:cstheme="majorHAnsi"/>
        </w:rPr>
        <w:t xml:space="preserve">описано ниже), блоком </w:t>
      </w:r>
      <w:r w:rsidRPr="00D84857">
        <w:rPr>
          <w:rFonts w:asciiTheme="majorHAnsi" w:hAnsiTheme="majorHAnsi" w:cstheme="majorHAnsi"/>
          <w:b/>
        </w:rPr>
        <w:t>Департамент</w:t>
      </w:r>
      <w:r w:rsidRPr="00D84857">
        <w:rPr>
          <w:rFonts w:asciiTheme="majorHAnsi" w:hAnsiTheme="majorHAnsi" w:cstheme="majorHAnsi"/>
        </w:rPr>
        <w:t xml:space="preserve">(описано ниже), блоком </w:t>
      </w:r>
      <w:r w:rsidRPr="00D84857">
        <w:rPr>
          <w:rFonts w:asciiTheme="majorHAnsi" w:hAnsiTheme="majorHAnsi" w:cstheme="majorHAnsi"/>
          <w:b/>
        </w:rPr>
        <w:t>Обязанности выполняемой должности</w:t>
      </w:r>
      <w:r w:rsidRPr="00D84857">
        <w:rPr>
          <w:rFonts w:asciiTheme="majorHAnsi" w:hAnsiTheme="majorHAnsi" w:cstheme="majorHAnsi"/>
        </w:rPr>
        <w:t>(описано ниже)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элементов:</w:t>
      </w:r>
    </w:p>
    <w:p w:rsidR="00A002A8" w:rsidRPr="00D84857" w:rsidRDefault="00D84857">
      <w:pPr>
        <w:numPr>
          <w:ilvl w:val="0"/>
          <w:numId w:val="2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Название должности</w:t>
      </w:r>
    </w:p>
    <w:p w:rsidR="00A002A8" w:rsidRPr="00D84857" w:rsidRDefault="00D84857">
      <w:pPr>
        <w:numPr>
          <w:ilvl w:val="1"/>
          <w:numId w:val="3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Будет содержать в себе название новой должности</w:t>
      </w:r>
    </w:p>
    <w:p w:rsidR="00A002A8" w:rsidRPr="00D84857" w:rsidRDefault="00D84857">
      <w:pPr>
        <w:numPr>
          <w:ilvl w:val="1"/>
          <w:numId w:val="3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Должно </w:t>
      </w:r>
      <w:proofErr w:type="gramStart"/>
      <w:r w:rsidRPr="00D84857">
        <w:rPr>
          <w:rFonts w:asciiTheme="majorHAnsi" w:hAnsiTheme="majorHAnsi" w:cstheme="majorHAnsi"/>
        </w:rPr>
        <w:t>быть</w:t>
      </w:r>
      <w:proofErr w:type="gramEnd"/>
      <w:r w:rsidRPr="00D84857">
        <w:rPr>
          <w:rFonts w:asciiTheme="majorHAnsi" w:hAnsiTheme="majorHAnsi" w:cstheme="majorHAnsi"/>
        </w:rPr>
        <w:t xml:space="preserve"> уникально в рамках выбранного департамента</w:t>
      </w:r>
    </w:p>
    <w:p w:rsidR="00A002A8" w:rsidRPr="00D84857" w:rsidRDefault="00D84857">
      <w:pPr>
        <w:numPr>
          <w:ilvl w:val="0"/>
          <w:numId w:val="32"/>
        </w:numPr>
        <w:rPr>
          <w:rFonts w:asciiTheme="majorHAnsi" w:hAnsiTheme="majorHAnsi" w:cstheme="majorHAnsi"/>
        </w:rPr>
      </w:pPr>
      <w:proofErr w:type="spellStart"/>
      <w:r w:rsidRPr="00D84857">
        <w:rPr>
          <w:rFonts w:asciiTheme="majorHAnsi" w:hAnsiTheme="majorHAnsi" w:cstheme="majorHAnsi"/>
        </w:rPr>
        <w:t>Селект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Департамент</w:t>
      </w:r>
    </w:p>
    <w:p w:rsidR="00A002A8" w:rsidRPr="00D84857" w:rsidRDefault="00D84857">
      <w:pPr>
        <w:numPr>
          <w:ilvl w:val="1"/>
          <w:numId w:val="3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Служит для выбора департамента должности</w:t>
      </w:r>
    </w:p>
    <w:p w:rsidR="00A002A8" w:rsidRPr="00D84857" w:rsidRDefault="00D84857">
      <w:pPr>
        <w:numPr>
          <w:ilvl w:val="1"/>
          <w:numId w:val="3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Содержит информацию из раздела </w:t>
      </w:r>
      <w:hyperlink w:anchor="_upbefs9hhan5">
        <w:r w:rsidRPr="00D84857">
          <w:rPr>
            <w:rFonts w:asciiTheme="majorHAnsi" w:hAnsiTheme="majorHAnsi" w:cstheme="majorHAnsi"/>
            <w:color w:val="1155CC"/>
            <w:u w:val="single"/>
          </w:rPr>
          <w:t>Департаменты</w:t>
        </w:r>
      </w:hyperlink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6" w:name="_hawsnlkbo87l" w:colFirst="0" w:colLast="0"/>
      <w:bookmarkEnd w:id="16"/>
      <w:r w:rsidRPr="00D84857">
        <w:rPr>
          <w:rFonts w:asciiTheme="majorHAnsi" w:hAnsiTheme="majorHAnsi" w:cstheme="majorHAnsi"/>
        </w:rPr>
        <w:t>Блок Назначение доступа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Используется для описания прав пользователя в рамках своей должности - уровень доступа и возможность выполнения операций над документом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11F2C9A4" wp14:editId="2A2E636F">
            <wp:extent cx="2057400" cy="1828800"/>
            <wp:effectExtent l="0" t="0" r="0" b="0"/>
            <wp:docPr id="2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На текущий момент в этом блоке должны быть прописаны права на доступ к форме Договора и ее разделам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доступов, которые распределяются этим элементом, представлены в главе Описание системы прав пользователей в системе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7" w:name="_snc38anvlwca" w:colFirst="0" w:colLast="0"/>
      <w:bookmarkEnd w:id="17"/>
      <w:r w:rsidRPr="00D84857">
        <w:rPr>
          <w:rFonts w:asciiTheme="majorHAnsi" w:hAnsiTheme="majorHAnsi" w:cstheme="majorHAnsi"/>
        </w:rPr>
        <w:t>Блок Обязанности выполняемой должности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Блок состоит из радио кнопок Директор департамента, Замещающий обязанности директора департамента, Обычный пользователь департамента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Для каждого департамента должно быть не больше одной должности, отвечающей за Директора департамента. Соответствующие поля должны быть невозможны к выбору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18" w:name="_j91gg8dirnx0" w:colFirst="0" w:colLast="0"/>
      <w:bookmarkEnd w:id="18"/>
      <w:r w:rsidRPr="00D84857">
        <w:rPr>
          <w:rFonts w:asciiTheme="majorHAnsi" w:hAnsiTheme="majorHAnsi" w:cstheme="majorHAnsi"/>
        </w:rPr>
        <w:t>Редактирование должности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 </w:t>
      </w:r>
      <w:proofErr w:type="gramStart"/>
      <w:r w:rsidRPr="00D84857">
        <w:rPr>
          <w:rFonts w:asciiTheme="majorHAnsi" w:hAnsiTheme="majorHAnsi" w:cstheme="majorHAnsi"/>
        </w:rPr>
        <w:t>сути</w:t>
      </w:r>
      <w:proofErr w:type="gramEnd"/>
      <w:r w:rsidRPr="00D84857">
        <w:rPr>
          <w:rFonts w:asciiTheme="majorHAnsi" w:hAnsiTheme="majorHAnsi" w:cstheme="majorHAnsi"/>
        </w:rPr>
        <w:t xml:space="preserve"> дублирует окно Добавления должности, но уже введенная информация по названию должности, выбранных прав, выбранного департамента, обязанности выполняемой должности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Редактирование полей возможно после нажатия кнопки</w:t>
      </w:r>
      <w:proofErr w:type="gramStart"/>
      <w:r w:rsidRPr="00D84857">
        <w:rPr>
          <w:rFonts w:asciiTheme="majorHAnsi" w:hAnsiTheme="majorHAnsi" w:cstheme="majorHAnsi"/>
        </w:rPr>
        <w:t xml:space="preserve"> Р</w:t>
      </w:r>
      <w:proofErr w:type="gramEnd"/>
      <w:r w:rsidRPr="00D84857">
        <w:rPr>
          <w:rFonts w:asciiTheme="majorHAnsi" w:hAnsiTheme="majorHAnsi" w:cstheme="majorHAnsi"/>
        </w:rPr>
        <w:t>едактировать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2"/>
        <w:spacing w:before="240" w:after="240"/>
        <w:rPr>
          <w:rFonts w:asciiTheme="majorHAnsi" w:hAnsiTheme="majorHAnsi" w:cstheme="majorHAnsi"/>
        </w:rPr>
      </w:pPr>
      <w:bookmarkStart w:id="19" w:name="_ekoj1gfmdj7p" w:colFirst="0" w:colLast="0"/>
      <w:bookmarkEnd w:id="19"/>
      <w:r w:rsidRPr="00D84857">
        <w:rPr>
          <w:rFonts w:asciiTheme="majorHAnsi" w:hAnsiTheme="majorHAnsi" w:cstheme="majorHAnsi"/>
        </w:rPr>
        <w:t>Раздел Статусы документов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Представляет собой справочник возможных статусов документов.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>Состоит из таблицы, кнопок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Д</w:t>
      </w:r>
      <w:proofErr w:type="gramEnd"/>
      <w:r w:rsidRPr="00D84857">
        <w:rPr>
          <w:rFonts w:asciiTheme="majorHAnsi" w:hAnsiTheme="majorHAnsi" w:cstheme="majorHAnsi"/>
          <w:b/>
        </w:rPr>
        <w:t>обавить, Просмотр, Удалить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Таблица представлена колонками ID, Название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Описание кнопок </w:t>
      </w:r>
    </w:p>
    <w:p w:rsidR="00A002A8" w:rsidRPr="00D84857" w:rsidRDefault="00D84857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Д</w:t>
      </w:r>
      <w:proofErr w:type="gramEnd"/>
      <w:r w:rsidRPr="00D84857">
        <w:rPr>
          <w:rFonts w:asciiTheme="majorHAnsi" w:hAnsiTheme="majorHAnsi" w:cstheme="majorHAnsi"/>
          <w:b/>
        </w:rPr>
        <w:t>обавить</w:t>
      </w:r>
    </w:p>
    <w:p w:rsidR="00A002A8" w:rsidRPr="00D84857" w:rsidRDefault="00D84857">
      <w:pPr>
        <w:numPr>
          <w:ilvl w:val="1"/>
          <w:numId w:val="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Вызывает окно, в котором можно ввести новый статус в систему. Поле названия нового статуса обязательно для заполнения</w:t>
      </w:r>
    </w:p>
    <w:p w:rsidR="00A002A8" w:rsidRPr="00D84857" w:rsidRDefault="00D84857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1"/>
          <w:numId w:val="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Аналогично кнопке</w:t>
      </w:r>
      <w:proofErr w:type="gramStart"/>
      <w:r w:rsidRPr="00D84857">
        <w:rPr>
          <w:rFonts w:asciiTheme="majorHAnsi" w:hAnsiTheme="majorHAnsi" w:cstheme="majorHAnsi"/>
        </w:rPr>
        <w:t xml:space="preserve"> Д</w:t>
      </w:r>
      <w:proofErr w:type="gramEnd"/>
      <w:r w:rsidRPr="00D84857">
        <w:rPr>
          <w:rFonts w:asciiTheme="majorHAnsi" w:hAnsiTheme="majorHAnsi" w:cstheme="majorHAnsi"/>
        </w:rPr>
        <w:t>обавить, но поле имеет в себе уже введенную информацию, информация возможна к редактированию после нажатия кнопки Редактировать</w:t>
      </w:r>
    </w:p>
    <w:p w:rsidR="00A002A8" w:rsidRPr="00D84857" w:rsidRDefault="00D84857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У</w:t>
      </w:r>
      <w:proofErr w:type="gramEnd"/>
      <w:r w:rsidRPr="00D84857">
        <w:rPr>
          <w:rFonts w:asciiTheme="majorHAnsi" w:hAnsiTheme="majorHAnsi" w:cstheme="majorHAnsi"/>
          <w:b/>
        </w:rPr>
        <w:t>далить</w:t>
      </w:r>
    </w:p>
    <w:p w:rsidR="00A002A8" w:rsidRPr="00D84857" w:rsidRDefault="00D84857">
      <w:pPr>
        <w:numPr>
          <w:ilvl w:val="1"/>
          <w:numId w:val="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Удаляет выбранную строку из таблицы и БД после подтверждения. Текст подтверждения “Вы уверены?”</w:t>
      </w:r>
    </w:p>
    <w:p w:rsidR="00A002A8" w:rsidRPr="00D84857" w:rsidRDefault="00A002A8">
      <w:pPr>
        <w:spacing w:before="240" w:after="240"/>
        <w:rPr>
          <w:rFonts w:asciiTheme="majorHAnsi" w:hAnsiTheme="majorHAnsi" w:cstheme="majorHAnsi"/>
        </w:rPr>
      </w:pPr>
    </w:p>
    <w:p w:rsidR="00A002A8" w:rsidRPr="00D84857" w:rsidRDefault="00D84857">
      <w:pPr>
        <w:pStyle w:val="2"/>
        <w:spacing w:before="240" w:after="240"/>
        <w:rPr>
          <w:rFonts w:asciiTheme="majorHAnsi" w:hAnsiTheme="majorHAnsi" w:cstheme="majorHAnsi"/>
        </w:rPr>
      </w:pPr>
      <w:bookmarkStart w:id="20" w:name="_ria1nomtbxn4" w:colFirst="0" w:colLast="0"/>
      <w:bookmarkEnd w:id="20"/>
      <w:r w:rsidRPr="00D84857">
        <w:rPr>
          <w:rFonts w:asciiTheme="majorHAnsi" w:hAnsiTheme="majorHAnsi" w:cstheme="majorHAnsi"/>
        </w:rPr>
        <w:t>Раздел Настройки форм</w:t>
      </w:r>
    </w:p>
    <w:p w:rsidR="00A002A8" w:rsidRPr="00D84857" w:rsidRDefault="00D84857">
      <w:pPr>
        <w:pStyle w:val="2"/>
        <w:spacing w:before="240" w:after="240"/>
        <w:rPr>
          <w:rFonts w:asciiTheme="majorHAnsi" w:hAnsiTheme="majorHAnsi" w:cstheme="majorHAnsi"/>
        </w:rPr>
      </w:pPr>
      <w:bookmarkStart w:id="21" w:name="_upbefs9hhan5" w:colFirst="0" w:colLast="0"/>
      <w:bookmarkEnd w:id="21"/>
      <w:r w:rsidRPr="00D84857">
        <w:rPr>
          <w:rFonts w:asciiTheme="majorHAnsi" w:hAnsiTheme="majorHAnsi" w:cstheme="majorHAnsi"/>
        </w:rPr>
        <w:t>Раздел Департаменты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Представляет собой справочник возможных статусов документов.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>Состоит из таблицы, кнопок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Д</w:t>
      </w:r>
      <w:proofErr w:type="gramEnd"/>
      <w:r w:rsidRPr="00D84857">
        <w:rPr>
          <w:rFonts w:asciiTheme="majorHAnsi" w:hAnsiTheme="majorHAnsi" w:cstheme="majorHAnsi"/>
          <w:b/>
        </w:rPr>
        <w:t>обавить, Просмотр, Удалить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Таблица представлена колонками ID, Название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Описание кнопок </w:t>
      </w:r>
    </w:p>
    <w:p w:rsidR="00A002A8" w:rsidRPr="00D84857" w:rsidRDefault="00D84857">
      <w:pPr>
        <w:numPr>
          <w:ilvl w:val="0"/>
          <w:numId w:val="3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Д</w:t>
      </w:r>
      <w:proofErr w:type="gramEnd"/>
      <w:r w:rsidRPr="00D84857">
        <w:rPr>
          <w:rFonts w:asciiTheme="majorHAnsi" w:hAnsiTheme="majorHAnsi" w:cstheme="majorHAnsi"/>
          <w:b/>
        </w:rPr>
        <w:t>обавить</w:t>
      </w:r>
    </w:p>
    <w:p w:rsidR="00A002A8" w:rsidRPr="00D84857" w:rsidRDefault="00D84857">
      <w:pPr>
        <w:numPr>
          <w:ilvl w:val="1"/>
          <w:numId w:val="3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Вызывает окно, в котором можно ввести новый департамент в систему. Поле названия нового департамента обязательно для заполнения</w:t>
      </w:r>
    </w:p>
    <w:p w:rsidR="00A002A8" w:rsidRPr="00D84857" w:rsidRDefault="00D84857">
      <w:pPr>
        <w:numPr>
          <w:ilvl w:val="0"/>
          <w:numId w:val="3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1"/>
          <w:numId w:val="3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Аналогично кнопке</w:t>
      </w:r>
      <w:proofErr w:type="gramStart"/>
      <w:r w:rsidRPr="00D84857">
        <w:rPr>
          <w:rFonts w:asciiTheme="majorHAnsi" w:hAnsiTheme="majorHAnsi" w:cstheme="majorHAnsi"/>
        </w:rPr>
        <w:t xml:space="preserve"> Д</w:t>
      </w:r>
      <w:proofErr w:type="gramEnd"/>
      <w:r w:rsidRPr="00D84857">
        <w:rPr>
          <w:rFonts w:asciiTheme="majorHAnsi" w:hAnsiTheme="majorHAnsi" w:cstheme="majorHAnsi"/>
        </w:rPr>
        <w:t>обавить, но поле имеет в себе уже введенную информацию, информация возможна к редактированию после нажатия кнопки Редактировать</w:t>
      </w:r>
    </w:p>
    <w:p w:rsidR="00A002A8" w:rsidRPr="00D84857" w:rsidRDefault="00D84857">
      <w:pPr>
        <w:numPr>
          <w:ilvl w:val="0"/>
          <w:numId w:val="3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У</w:t>
      </w:r>
      <w:proofErr w:type="gramEnd"/>
      <w:r w:rsidRPr="00D84857">
        <w:rPr>
          <w:rFonts w:asciiTheme="majorHAnsi" w:hAnsiTheme="majorHAnsi" w:cstheme="majorHAnsi"/>
          <w:b/>
        </w:rPr>
        <w:t>далить</w:t>
      </w:r>
    </w:p>
    <w:p w:rsidR="00A002A8" w:rsidRPr="00D84857" w:rsidRDefault="00D84857">
      <w:pPr>
        <w:numPr>
          <w:ilvl w:val="1"/>
          <w:numId w:val="31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Удаляет выбранную строку из таблицы и БД после подтверждения. Текст подтверждения “Вы уверены?”</w:t>
      </w:r>
    </w:p>
    <w:p w:rsidR="00A002A8" w:rsidRPr="00D84857" w:rsidRDefault="00D84857">
      <w:pPr>
        <w:pStyle w:val="1"/>
        <w:spacing w:before="240" w:after="240"/>
        <w:rPr>
          <w:rFonts w:asciiTheme="majorHAnsi" w:hAnsiTheme="majorHAnsi" w:cstheme="majorHAnsi"/>
        </w:rPr>
      </w:pPr>
      <w:bookmarkStart w:id="22" w:name="_sk2cfxpayh8a" w:colFirst="0" w:colLast="0"/>
      <w:bookmarkEnd w:id="22"/>
      <w:r w:rsidRPr="00D84857">
        <w:rPr>
          <w:rFonts w:asciiTheme="majorHAnsi" w:hAnsiTheme="majorHAnsi" w:cstheme="majorHAnsi"/>
        </w:rPr>
        <w:t>Форма Аккаунт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Форма служит для отображения информации об аккаунте.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открытии должна выводить версию платформы, версию БД в левой части экрана.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Основная форма должна выводить форму для смены пароля.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50A95E68" wp14:editId="0C97A7C2">
            <wp:extent cx="2124075" cy="157162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После нажатия на кнопку</w:t>
      </w:r>
      <w:proofErr w:type="gramStart"/>
      <w:r w:rsidRPr="00D84857">
        <w:rPr>
          <w:rFonts w:asciiTheme="majorHAnsi" w:hAnsiTheme="majorHAnsi" w:cstheme="majorHAnsi"/>
        </w:rPr>
        <w:t xml:space="preserve"> С</w:t>
      </w:r>
      <w:proofErr w:type="gramEnd"/>
      <w:r w:rsidRPr="00D84857">
        <w:rPr>
          <w:rFonts w:asciiTheme="majorHAnsi" w:hAnsiTheme="majorHAnsi" w:cstheme="majorHAnsi"/>
        </w:rPr>
        <w:t xml:space="preserve">менить пароль </w:t>
      </w:r>
      <w:proofErr w:type="spellStart"/>
      <w:r w:rsidRPr="00D84857">
        <w:rPr>
          <w:rFonts w:asciiTheme="majorHAnsi" w:hAnsiTheme="majorHAnsi" w:cstheme="majorHAnsi"/>
        </w:rPr>
        <w:t>пароль</w:t>
      </w:r>
      <w:proofErr w:type="spellEnd"/>
      <w:r w:rsidRPr="00D84857">
        <w:rPr>
          <w:rFonts w:asciiTheme="majorHAnsi" w:hAnsiTheme="majorHAnsi" w:cstheme="majorHAnsi"/>
        </w:rPr>
        <w:t xml:space="preserve"> пользователя в системе сменяется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1"/>
        <w:spacing w:before="240" w:after="240"/>
        <w:rPr>
          <w:rFonts w:asciiTheme="majorHAnsi" w:hAnsiTheme="majorHAnsi" w:cstheme="majorHAnsi"/>
        </w:rPr>
      </w:pPr>
      <w:bookmarkStart w:id="23" w:name="_laldqg75ggqx" w:colFirst="0" w:colLast="0"/>
      <w:bookmarkEnd w:id="23"/>
      <w:r w:rsidRPr="00D84857">
        <w:rPr>
          <w:rFonts w:asciiTheme="majorHAnsi" w:hAnsiTheme="majorHAnsi" w:cstheme="majorHAnsi"/>
        </w:rPr>
        <w:t>Форма Договоры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310B6723" wp14:editId="1D808342">
            <wp:extent cx="5731200" cy="30988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 xml:space="preserve">Форма Договоры содержит в себе разделы </w:t>
      </w:r>
      <w:r w:rsidRPr="00D84857">
        <w:rPr>
          <w:rFonts w:asciiTheme="majorHAnsi" w:hAnsiTheme="majorHAnsi" w:cstheme="majorHAnsi"/>
          <w:u w:val="single"/>
        </w:rPr>
        <w:t>Мои документы, Подписание, Задачи, Список (Админ</w:t>
      </w:r>
      <w:proofErr w:type="gramStart"/>
      <w:r w:rsidRPr="00D84857">
        <w:rPr>
          <w:rFonts w:asciiTheme="majorHAnsi" w:hAnsiTheme="majorHAnsi" w:cstheme="majorHAnsi"/>
          <w:u w:val="single"/>
        </w:rPr>
        <w:t>)</w:t>
      </w:r>
      <w:r w:rsidRPr="00D84857">
        <w:rPr>
          <w:rFonts w:asciiTheme="majorHAnsi" w:hAnsiTheme="majorHAnsi" w:cstheme="majorHAnsi"/>
        </w:rPr>
        <w:t>(</w:t>
      </w:r>
      <w:proofErr w:type="gramEnd"/>
      <w:r w:rsidRPr="00D84857">
        <w:rPr>
          <w:rFonts w:asciiTheme="majorHAnsi" w:hAnsiTheme="majorHAnsi" w:cstheme="majorHAnsi"/>
        </w:rPr>
        <w:t>описаны ниже)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Разделы доступны пользователям с соответствующими правами, описанными в блоке Описание прав пользователей в системе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Раздел </w:t>
      </w:r>
      <w:r w:rsidRPr="00D84857">
        <w:rPr>
          <w:rFonts w:asciiTheme="majorHAnsi" w:hAnsiTheme="majorHAnsi" w:cstheme="majorHAnsi"/>
          <w:u w:val="single"/>
        </w:rPr>
        <w:t>Списо</w:t>
      </w:r>
      <w:proofErr w:type="gramStart"/>
      <w:r w:rsidRPr="00D84857">
        <w:rPr>
          <w:rFonts w:asciiTheme="majorHAnsi" w:hAnsiTheme="majorHAnsi" w:cstheme="majorHAnsi"/>
          <w:u w:val="single"/>
        </w:rPr>
        <w:t>к(</w:t>
      </w:r>
      <w:proofErr w:type="gramEnd"/>
      <w:r w:rsidRPr="00D84857">
        <w:rPr>
          <w:rFonts w:asciiTheme="majorHAnsi" w:hAnsiTheme="majorHAnsi" w:cstheme="majorHAnsi"/>
          <w:u w:val="single"/>
        </w:rPr>
        <w:t>Админ)</w:t>
      </w:r>
      <w:r w:rsidRPr="00D84857">
        <w:rPr>
          <w:rFonts w:asciiTheme="majorHAnsi" w:hAnsiTheme="majorHAnsi" w:cstheme="majorHAnsi"/>
        </w:rPr>
        <w:t xml:space="preserve"> доступна только пользователям с ролью Администратор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При первом открытии сразу отображается первая доступная согласно правам форма. По умолчанию </w:t>
      </w:r>
      <w:proofErr w:type="gramStart"/>
      <w:r w:rsidRPr="00D84857">
        <w:rPr>
          <w:rFonts w:asciiTheme="majorHAnsi" w:hAnsiTheme="majorHAnsi" w:cstheme="majorHAnsi"/>
        </w:rPr>
        <w:t>считать</w:t>
      </w:r>
      <w:proofErr w:type="gramEnd"/>
      <w:r w:rsidRPr="00D84857">
        <w:rPr>
          <w:rFonts w:asciiTheme="majorHAnsi" w:hAnsiTheme="majorHAnsi" w:cstheme="majorHAnsi"/>
        </w:rPr>
        <w:t xml:space="preserve"> что открывается подраздел </w:t>
      </w:r>
      <w:r w:rsidRPr="00D84857">
        <w:rPr>
          <w:rFonts w:asciiTheme="majorHAnsi" w:hAnsiTheme="majorHAnsi" w:cstheme="majorHAnsi"/>
          <w:u w:val="single"/>
        </w:rPr>
        <w:t xml:space="preserve">Созданные мною </w:t>
      </w:r>
      <w:r w:rsidRPr="00D84857">
        <w:rPr>
          <w:rFonts w:asciiTheme="majorHAnsi" w:hAnsiTheme="majorHAnsi" w:cstheme="majorHAnsi"/>
        </w:rPr>
        <w:t xml:space="preserve"> раздела </w:t>
      </w:r>
      <w:r w:rsidRPr="00D84857">
        <w:rPr>
          <w:rFonts w:asciiTheme="majorHAnsi" w:hAnsiTheme="majorHAnsi" w:cstheme="majorHAnsi"/>
          <w:u w:val="single"/>
        </w:rPr>
        <w:t>Мои документы</w:t>
      </w:r>
    </w:p>
    <w:p w:rsidR="00A002A8" w:rsidRPr="00D84857" w:rsidRDefault="00D84857">
      <w:pPr>
        <w:pStyle w:val="2"/>
        <w:spacing w:before="240" w:after="240"/>
        <w:ind w:left="1440"/>
        <w:rPr>
          <w:rFonts w:asciiTheme="majorHAnsi" w:hAnsiTheme="majorHAnsi" w:cstheme="majorHAnsi"/>
        </w:rPr>
      </w:pPr>
      <w:bookmarkStart w:id="24" w:name="_m7djtg9g1im3" w:colFirst="0" w:colLast="0"/>
      <w:bookmarkEnd w:id="24"/>
      <w:r w:rsidRPr="00D84857">
        <w:rPr>
          <w:rFonts w:asciiTheme="majorHAnsi" w:hAnsiTheme="majorHAnsi" w:cstheme="majorHAnsi"/>
        </w:rPr>
        <w:t>Раздел Мои документы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В этом разделе отображаются подразделы согласно правам пользователя.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u w:val="single"/>
        </w:rPr>
      </w:pPr>
      <w:r w:rsidRPr="00D84857">
        <w:rPr>
          <w:rFonts w:asciiTheme="majorHAnsi" w:hAnsiTheme="majorHAnsi" w:cstheme="majorHAnsi"/>
        </w:rPr>
        <w:t xml:space="preserve">Список подразделов: </w:t>
      </w:r>
      <w:r w:rsidRPr="00D84857">
        <w:rPr>
          <w:rFonts w:asciiTheme="majorHAnsi" w:hAnsiTheme="majorHAnsi" w:cstheme="majorHAnsi"/>
          <w:u w:val="single"/>
        </w:rPr>
        <w:t>Созданные мною, На доработку, Согласованные, Исполненные, Отклоненные, Регистрация документо</w:t>
      </w:r>
      <w:proofErr w:type="gramStart"/>
      <w:r w:rsidRPr="00D84857">
        <w:rPr>
          <w:rFonts w:asciiTheme="majorHAnsi" w:hAnsiTheme="majorHAnsi" w:cstheme="majorHAnsi"/>
          <w:u w:val="single"/>
        </w:rPr>
        <w:t>в(</w:t>
      </w:r>
      <w:proofErr w:type="gramEnd"/>
      <w:r w:rsidRPr="00D84857">
        <w:rPr>
          <w:rFonts w:asciiTheme="majorHAnsi" w:hAnsiTheme="majorHAnsi" w:cstheme="majorHAnsi"/>
        </w:rPr>
        <w:t>описаны ниже</w:t>
      </w:r>
      <w:r w:rsidRPr="00D84857">
        <w:rPr>
          <w:rFonts w:asciiTheme="majorHAnsi" w:hAnsiTheme="majorHAnsi" w:cstheme="majorHAnsi"/>
          <w:u w:val="single"/>
        </w:rPr>
        <w:t>)</w:t>
      </w:r>
    </w:p>
    <w:p w:rsidR="00A002A8" w:rsidRPr="00D84857" w:rsidRDefault="00A002A8">
      <w:pPr>
        <w:rPr>
          <w:rFonts w:asciiTheme="majorHAnsi" w:hAnsiTheme="majorHAnsi" w:cstheme="majorHAnsi"/>
          <w:u w:val="single"/>
        </w:rPr>
      </w:pPr>
    </w:p>
    <w:p w:rsidR="00A002A8" w:rsidRPr="00D84857" w:rsidRDefault="00D84857">
      <w:pPr>
        <w:rPr>
          <w:rFonts w:asciiTheme="majorHAnsi" w:hAnsiTheme="majorHAnsi" w:cstheme="majorHAnsi"/>
          <w:u w:val="single"/>
        </w:rPr>
      </w:pPr>
      <w:r w:rsidRPr="00D84857">
        <w:rPr>
          <w:rFonts w:asciiTheme="majorHAnsi" w:hAnsiTheme="majorHAnsi" w:cstheme="majorHAnsi"/>
        </w:rPr>
        <w:t>Раздел отображается тогда и только тогда, когда есть хотя бы один подраздел для отображения</w:t>
      </w:r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25" w:name="_f654tbk16gmk" w:colFirst="0" w:colLast="0"/>
      <w:bookmarkEnd w:id="25"/>
      <w:r w:rsidRPr="00D84857">
        <w:rPr>
          <w:rFonts w:asciiTheme="majorHAnsi" w:hAnsiTheme="majorHAnsi" w:cstheme="majorHAnsi"/>
        </w:rPr>
        <w:t xml:space="preserve">Подраздел </w:t>
      </w:r>
      <w:proofErr w:type="gramStart"/>
      <w:r w:rsidRPr="00D84857">
        <w:rPr>
          <w:rFonts w:asciiTheme="majorHAnsi" w:hAnsiTheme="majorHAnsi" w:cstheme="majorHAnsi"/>
        </w:rPr>
        <w:t>Созданные</w:t>
      </w:r>
      <w:proofErr w:type="gramEnd"/>
      <w:r w:rsidRPr="00D84857">
        <w:rPr>
          <w:rFonts w:asciiTheme="majorHAnsi" w:hAnsiTheme="majorHAnsi" w:cstheme="majorHAnsi"/>
        </w:rPr>
        <w:t xml:space="preserve"> мною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663830C6" wp14:editId="14B405CE">
            <wp:extent cx="5731200" cy="34671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В этом подразделе отображаются все договоры, которые были созданы текущим пользователем.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>Список элементов формы: Таблица созданных пользователем документов, кнопки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С</w:t>
      </w:r>
      <w:proofErr w:type="gramEnd"/>
      <w:r w:rsidRPr="00D84857">
        <w:rPr>
          <w:rFonts w:asciiTheme="majorHAnsi" w:hAnsiTheme="majorHAnsi" w:cstheme="majorHAnsi"/>
          <w:b/>
        </w:rPr>
        <w:t>оздать, Просмотр, Удалить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Таблица созданных пользователем документов состоит из колонок Наименование договора, Дата и время создания, Последние изменения, Тип договора, Статус, На подписи, Этап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Столбцы</w:t>
      </w:r>
      <w:proofErr w:type="gramStart"/>
      <w:r w:rsidRPr="00D84857">
        <w:rPr>
          <w:rFonts w:asciiTheme="majorHAnsi" w:hAnsiTheme="majorHAnsi" w:cstheme="majorHAnsi"/>
        </w:rPr>
        <w:t xml:space="preserve"> Н</w:t>
      </w:r>
      <w:proofErr w:type="gramEnd"/>
      <w:r w:rsidRPr="00D84857">
        <w:rPr>
          <w:rFonts w:asciiTheme="majorHAnsi" w:hAnsiTheme="majorHAnsi" w:cstheme="majorHAnsi"/>
        </w:rPr>
        <w:t>а подписи и Этап не должны иметь фильтрации и сортировки</w:t>
      </w: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Двойной клик на строке таблицы аналогичен выделению строки и нажатию кнопки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поведения кнопок:</w:t>
      </w:r>
    </w:p>
    <w:p w:rsidR="00A002A8" w:rsidRPr="00D84857" w:rsidRDefault="00D84857">
      <w:pPr>
        <w:numPr>
          <w:ilvl w:val="0"/>
          <w:numId w:val="2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С</w:t>
      </w:r>
      <w:proofErr w:type="gramEnd"/>
      <w:r w:rsidRPr="00D84857">
        <w:rPr>
          <w:rFonts w:asciiTheme="majorHAnsi" w:hAnsiTheme="majorHAnsi" w:cstheme="majorHAnsi"/>
          <w:b/>
        </w:rPr>
        <w:t>оздать</w:t>
      </w:r>
    </w:p>
    <w:p w:rsidR="00A002A8" w:rsidRPr="00D84857" w:rsidRDefault="00D84857">
      <w:pPr>
        <w:numPr>
          <w:ilvl w:val="1"/>
          <w:numId w:val="2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Должна вызывать всплывающее окно </w:t>
      </w:r>
      <w:r w:rsidRPr="00D84857">
        <w:rPr>
          <w:rFonts w:asciiTheme="majorHAnsi" w:hAnsiTheme="majorHAnsi" w:cstheme="majorHAnsi"/>
          <w:u w:val="single"/>
        </w:rPr>
        <w:t>Создание договор</w:t>
      </w:r>
      <w:proofErr w:type="gramStart"/>
      <w:r w:rsidRPr="00D84857">
        <w:rPr>
          <w:rFonts w:asciiTheme="majorHAnsi" w:hAnsiTheme="majorHAnsi" w:cstheme="majorHAnsi"/>
          <w:u w:val="single"/>
        </w:rPr>
        <w:t>а</w:t>
      </w:r>
      <w:r w:rsidRPr="00D84857">
        <w:rPr>
          <w:rFonts w:asciiTheme="majorHAnsi" w:hAnsiTheme="majorHAnsi" w:cstheme="majorHAnsi"/>
        </w:rPr>
        <w:t>(</w:t>
      </w:r>
      <w:proofErr w:type="gramEnd"/>
      <w:r w:rsidRPr="00D84857">
        <w:rPr>
          <w:rFonts w:asciiTheme="majorHAnsi" w:hAnsiTheme="majorHAnsi" w:cstheme="majorHAnsi"/>
        </w:rPr>
        <w:t>описано ниже)</w:t>
      </w:r>
    </w:p>
    <w:p w:rsidR="00A002A8" w:rsidRPr="00D84857" w:rsidRDefault="00D84857">
      <w:pPr>
        <w:numPr>
          <w:ilvl w:val="0"/>
          <w:numId w:val="2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1"/>
          <w:numId w:val="2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Должна вызывать всплывающее окно </w:t>
      </w:r>
      <w:r w:rsidRPr="00D84857">
        <w:rPr>
          <w:rFonts w:asciiTheme="majorHAnsi" w:hAnsiTheme="majorHAnsi" w:cstheme="majorHAnsi"/>
          <w:u w:val="single"/>
        </w:rPr>
        <w:t>Просмотр договор</w:t>
      </w:r>
      <w:proofErr w:type="gramStart"/>
      <w:r w:rsidRPr="00D84857">
        <w:rPr>
          <w:rFonts w:asciiTheme="majorHAnsi" w:hAnsiTheme="majorHAnsi" w:cstheme="majorHAnsi"/>
          <w:u w:val="single"/>
        </w:rPr>
        <w:t>а</w:t>
      </w:r>
      <w:r w:rsidRPr="00D84857">
        <w:rPr>
          <w:rFonts w:asciiTheme="majorHAnsi" w:hAnsiTheme="majorHAnsi" w:cstheme="majorHAnsi"/>
        </w:rPr>
        <w:t>(</w:t>
      </w:r>
      <w:proofErr w:type="gramEnd"/>
      <w:r w:rsidRPr="00D84857">
        <w:rPr>
          <w:rFonts w:asciiTheme="majorHAnsi" w:hAnsiTheme="majorHAnsi" w:cstheme="majorHAnsi"/>
        </w:rPr>
        <w:t>описано ниже)</w:t>
      </w:r>
    </w:p>
    <w:p w:rsidR="00A002A8" w:rsidRPr="00D84857" w:rsidRDefault="00D84857">
      <w:pPr>
        <w:numPr>
          <w:ilvl w:val="0"/>
          <w:numId w:val="2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У</w:t>
      </w:r>
      <w:proofErr w:type="gramEnd"/>
      <w:r w:rsidRPr="00D84857">
        <w:rPr>
          <w:rFonts w:asciiTheme="majorHAnsi" w:hAnsiTheme="majorHAnsi" w:cstheme="majorHAnsi"/>
          <w:b/>
        </w:rPr>
        <w:t>далить</w:t>
      </w:r>
      <w:r w:rsidRPr="00D84857">
        <w:rPr>
          <w:rFonts w:asciiTheme="majorHAnsi" w:hAnsiTheme="majorHAnsi" w:cstheme="majorHAnsi"/>
        </w:rPr>
        <w:t xml:space="preserve"> </w:t>
      </w:r>
    </w:p>
    <w:p w:rsidR="00A002A8" w:rsidRPr="00D84857" w:rsidRDefault="00D84857">
      <w:pPr>
        <w:numPr>
          <w:ilvl w:val="1"/>
          <w:numId w:val="2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26" w:name="_fir3nlvw5is9" w:colFirst="0" w:colLast="0"/>
      <w:bookmarkEnd w:id="26"/>
      <w:r w:rsidRPr="00D84857">
        <w:rPr>
          <w:rFonts w:asciiTheme="majorHAnsi" w:hAnsiTheme="majorHAnsi" w:cstheme="majorHAnsi"/>
        </w:rPr>
        <w:t>Создание договора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594F7C90" wp14:editId="596A7A26">
            <wp:extent cx="4629150" cy="30099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На окне </w:t>
      </w:r>
      <w:r w:rsidRPr="00D84857">
        <w:rPr>
          <w:rFonts w:asciiTheme="majorHAnsi" w:hAnsiTheme="majorHAnsi" w:cstheme="majorHAnsi"/>
          <w:u w:val="single"/>
        </w:rPr>
        <w:t>Создания договора</w:t>
      </w:r>
      <w:r w:rsidRPr="00D84857">
        <w:rPr>
          <w:rFonts w:asciiTheme="majorHAnsi" w:hAnsiTheme="majorHAnsi" w:cstheme="majorHAnsi"/>
        </w:rPr>
        <w:t xml:space="preserve"> есть </w:t>
      </w:r>
      <w:proofErr w:type="spellStart"/>
      <w:r w:rsidRPr="00D84857">
        <w:rPr>
          <w:rFonts w:asciiTheme="majorHAnsi" w:hAnsiTheme="majorHAnsi" w:cstheme="majorHAnsi"/>
        </w:rPr>
        <w:t>селект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 xml:space="preserve">Тип договора, </w:t>
      </w:r>
      <w:r w:rsidRPr="00D84857">
        <w:rPr>
          <w:rFonts w:asciiTheme="majorHAnsi" w:hAnsiTheme="majorHAnsi" w:cstheme="majorHAnsi"/>
        </w:rPr>
        <w:t xml:space="preserve">кнопки </w:t>
      </w:r>
      <w:proofErr w:type="spellStart"/>
      <w:r w:rsidRPr="00D84857">
        <w:rPr>
          <w:rFonts w:asciiTheme="majorHAnsi" w:hAnsiTheme="majorHAnsi" w:cstheme="majorHAnsi"/>
          <w:b/>
        </w:rPr>
        <w:t>Ок</w:t>
      </w:r>
      <w:proofErr w:type="gramStart"/>
      <w:r w:rsidRPr="00D84857">
        <w:rPr>
          <w:rFonts w:asciiTheme="majorHAnsi" w:hAnsiTheme="majorHAnsi" w:cstheme="majorHAnsi"/>
          <w:b/>
        </w:rPr>
        <w:t>,О</w:t>
      </w:r>
      <w:proofErr w:type="gramEnd"/>
      <w:r w:rsidRPr="00D84857">
        <w:rPr>
          <w:rFonts w:asciiTheme="majorHAnsi" w:hAnsiTheme="majorHAnsi" w:cstheme="majorHAnsi"/>
          <w:b/>
        </w:rPr>
        <w:t>тмена</w:t>
      </w:r>
      <w:proofErr w:type="spellEnd"/>
      <w:r w:rsidRPr="00D84857">
        <w:rPr>
          <w:rFonts w:asciiTheme="majorHAnsi" w:hAnsiTheme="majorHAnsi" w:cstheme="majorHAnsi"/>
        </w:rPr>
        <w:t>,</w:t>
      </w:r>
      <w:r w:rsidRPr="00D84857">
        <w:rPr>
          <w:rFonts w:asciiTheme="majorHAnsi" w:hAnsiTheme="majorHAnsi" w:cstheme="majorHAnsi"/>
          <w:b/>
        </w:rPr>
        <w:t xml:space="preserve"> </w:t>
      </w:r>
      <w:r w:rsidRPr="00D84857">
        <w:rPr>
          <w:rFonts w:asciiTheme="majorHAnsi" w:hAnsiTheme="majorHAnsi" w:cstheme="majorHAnsi"/>
        </w:rPr>
        <w:t xml:space="preserve">и описание маршрута, который предписан выбранному типу договора. При выборе типа договора </w:t>
      </w:r>
      <w:r w:rsidRPr="00D84857">
        <w:rPr>
          <w:rFonts w:asciiTheme="majorHAnsi" w:hAnsiTheme="majorHAnsi" w:cstheme="majorHAnsi"/>
          <w:i/>
        </w:rPr>
        <w:t xml:space="preserve">Другое </w:t>
      </w:r>
      <w:r w:rsidRPr="00D84857">
        <w:rPr>
          <w:rFonts w:asciiTheme="majorHAnsi" w:hAnsiTheme="majorHAnsi" w:cstheme="majorHAnsi"/>
        </w:rPr>
        <w:t>маршрут строится пользователем(описано ниже при рассмотрении типа договора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i/>
        </w:rPr>
        <w:t>Д</w:t>
      </w:r>
      <w:proofErr w:type="gramEnd"/>
      <w:r w:rsidRPr="00D84857">
        <w:rPr>
          <w:rFonts w:asciiTheme="majorHAnsi" w:hAnsiTheme="majorHAnsi" w:cstheme="majorHAnsi"/>
          <w:i/>
        </w:rPr>
        <w:t>ругое</w:t>
      </w:r>
      <w:r w:rsidRPr="00D84857">
        <w:rPr>
          <w:rFonts w:asciiTheme="majorHAnsi" w:hAnsiTheme="majorHAnsi" w:cstheme="majorHAnsi"/>
        </w:rPr>
        <w:t>)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элементов страницы:</w:t>
      </w:r>
    </w:p>
    <w:p w:rsidR="00A002A8" w:rsidRPr="00D84857" w:rsidRDefault="00D84857">
      <w:pPr>
        <w:numPr>
          <w:ilvl w:val="0"/>
          <w:numId w:val="17"/>
        </w:numPr>
        <w:rPr>
          <w:rFonts w:asciiTheme="majorHAnsi" w:hAnsiTheme="majorHAnsi" w:cstheme="majorHAnsi"/>
        </w:rPr>
      </w:pPr>
      <w:proofErr w:type="spellStart"/>
      <w:r w:rsidRPr="00D84857">
        <w:rPr>
          <w:rFonts w:asciiTheme="majorHAnsi" w:hAnsiTheme="majorHAnsi" w:cstheme="majorHAnsi"/>
        </w:rPr>
        <w:t>Селект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Тип договора</w:t>
      </w:r>
    </w:p>
    <w:p w:rsidR="00A002A8" w:rsidRPr="00D84857" w:rsidRDefault="00D84857">
      <w:pPr>
        <w:numPr>
          <w:ilvl w:val="1"/>
          <w:numId w:val="1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Должен предоставлять выбор из 5 предустановленных типов договора: Другой, Закуп ТРУ, Реализация готовой продукции, Лист согласования </w:t>
      </w:r>
      <w:proofErr w:type="gramStart"/>
      <w:r w:rsidRPr="00D84857">
        <w:rPr>
          <w:rFonts w:asciiTheme="majorHAnsi" w:hAnsiTheme="majorHAnsi" w:cstheme="majorHAnsi"/>
        </w:rPr>
        <w:t>на</w:t>
      </w:r>
      <w:proofErr w:type="gramEnd"/>
      <w:r w:rsidRPr="00D84857">
        <w:rPr>
          <w:rFonts w:asciiTheme="majorHAnsi" w:hAnsiTheme="majorHAnsi" w:cstheme="majorHAnsi"/>
        </w:rPr>
        <w:t xml:space="preserve"> </w:t>
      </w:r>
      <w:proofErr w:type="gramStart"/>
      <w:r w:rsidRPr="00D84857">
        <w:rPr>
          <w:rFonts w:asciiTheme="majorHAnsi" w:hAnsiTheme="majorHAnsi" w:cstheme="majorHAnsi"/>
        </w:rPr>
        <w:t>закуп</w:t>
      </w:r>
      <w:proofErr w:type="gramEnd"/>
      <w:r w:rsidRPr="00D84857">
        <w:rPr>
          <w:rFonts w:asciiTheme="majorHAnsi" w:hAnsiTheme="majorHAnsi" w:cstheme="majorHAnsi"/>
        </w:rPr>
        <w:t xml:space="preserve"> ТРУ для производства продукции, Лист согласования на закуп ТРУ для внутризаводских нужд и капитальных затрат, а также пустой вариант</w:t>
      </w:r>
    </w:p>
    <w:p w:rsidR="00A002A8" w:rsidRPr="00D84857" w:rsidRDefault="00D84857">
      <w:pPr>
        <w:numPr>
          <w:ilvl w:val="1"/>
          <w:numId w:val="1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Должен быть выбран один из вариантов типов договора, пустой вариант не может быть выбран</w:t>
      </w:r>
    </w:p>
    <w:p w:rsidR="00A002A8" w:rsidRPr="00D84857" w:rsidRDefault="00D84857">
      <w:pPr>
        <w:numPr>
          <w:ilvl w:val="1"/>
          <w:numId w:val="1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После выбора типа договора должен отобразится маршрут в блоке Маршру</w:t>
      </w:r>
      <w:proofErr w:type="gramStart"/>
      <w:r w:rsidRPr="00D84857">
        <w:rPr>
          <w:rFonts w:asciiTheme="majorHAnsi" w:hAnsiTheme="majorHAnsi" w:cstheme="majorHAnsi"/>
        </w:rPr>
        <w:t>т(</w:t>
      </w:r>
      <w:proofErr w:type="gramEnd"/>
      <w:r w:rsidRPr="00D84857">
        <w:rPr>
          <w:rFonts w:asciiTheme="majorHAnsi" w:hAnsiTheme="majorHAnsi" w:cstheme="majorHAnsi"/>
        </w:rPr>
        <w:t>описан ниже)</w:t>
      </w:r>
    </w:p>
    <w:p w:rsidR="00A002A8" w:rsidRPr="00D84857" w:rsidRDefault="00D84857">
      <w:pPr>
        <w:numPr>
          <w:ilvl w:val="0"/>
          <w:numId w:val="1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proofErr w:type="gramStart"/>
      <w:r w:rsidRPr="00D84857">
        <w:rPr>
          <w:rFonts w:asciiTheme="majorHAnsi" w:hAnsiTheme="majorHAnsi" w:cstheme="majorHAnsi"/>
          <w:b/>
        </w:rPr>
        <w:t>Ок</w:t>
      </w:r>
      <w:proofErr w:type="gramEnd"/>
    </w:p>
    <w:p w:rsidR="00A002A8" w:rsidRPr="00D84857" w:rsidRDefault="00D84857">
      <w:pPr>
        <w:numPr>
          <w:ilvl w:val="1"/>
          <w:numId w:val="1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После нажатия на кнопку </w:t>
      </w:r>
      <w:proofErr w:type="gramStart"/>
      <w:r w:rsidRPr="00D84857">
        <w:rPr>
          <w:rFonts w:asciiTheme="majorHAnsi" w:hAnsiTheme="majorHAnsi" w:cstheme="majorHAnsi"/>
          <w:b/>
        </w:rPr>
        <w:t>Ок</w:t>
      </w:r>
      <w:proofErr w:type="gramEnd"/>
      <w:r w:rsidRPr="00D84857">
        <w:rPr>
          <w:rFonts w:asciiTheme="majorHAnsi" w:hAnsiTheme="majorHAnsi" w:cstheme="majorHAnsi"/>
        </w:rPr>
        <w:t xml:space="preserve"> должна быть проверка что выбран хотя бы один не пустой тип договора. Если проверка прошла успешно, текущее окно должно закрыться и открыться окно </w:t>
      </w:r>
      <w:r w:rsidRPr="00D84857">
        <w:rPr>
          <w:rFonts w:asciiTheme="majorHAnsi" w:hAnsiTheme="majorHAnsi" w:cstheme="majorHAnsi"/>
          <w:u w:val="single"/>
        </w:rPr>
        <w:t>Создание документ</w:t>
      </w:r>
      <w:proofErr w:type="gramStart"/>
      <w:r w:rsidRPr="00D84857">
        <w:rPr>
          <w:rFonts w:asciiTheme="majorHAnsi" w:hAnsiTheme="majorHAnsi" w:cstheme="majorHAnsi"/>
          <w:u w:val="single"/>
        </w:rPr>
        <w:t>а(</w:t>
      </w:r>
      <w:proofErr w:type="gramEnd"/>
      <w:r w:rsidRPr="00D84857">
        <w:rPr>
          <w:rFonts w:asciiTheme="majorHAnsi" w:hAnsiTheme="majorHAnsi" w:cstheme="majorHAnsi"/>
        </w:rPr>
        <w:t>описан ниже</w:t>
      </w:r>
      <w:r w:rsidRPr="00D84857">
        <w:rPr>
          <w:rFonts w:asciiTheme="majorHAnsi" w:hAnsiTheme="majorHAnsi" w:cstheme="majorHAnsi"/>
          <w:u w:val="single"/>
        </w:rPr>
        <w:t>)</w:t>
      </w:r>
    </w:p>
    <w:p w:rsidR="00A002A8" w:rsidRPr="00D84857" w:rsidRDefault="00D84857">
      <w:pPr>
        <w:numPr>
          <w:ilvl w:val="0"/>
          <w:numId w:val="1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Отмена</w:t>
      </w:r>
    </w:p>
    <w:p w:rsidR="00A002A8" w:rsidRPr="00D84857" w:rsidRDefault="00D84857">
      <w:pPr>
        <w:numPr>
          <w:ilvl w:val="1"/>
          <w:numId w:val="1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После нажатия на кнопку </w:t>
      </w:r>
      <w:r w:rsidRPr="00D84857">
        <w:rPr>
          <w:rFonts w:asciiTheme="majorHAnsi" w:hAnsiTheme="majorHAnsi" w:cstheme="majorHAnsi"/>
          <w:b/>
        </w:rPr>
        <w:t>Отмена</w:t>
      </w:r>
      <w:r w:rsidRPr="00D84857">
        <w:rPr>
          <w:rFonts w:asciiTheme="majorHAnsi" w:hAnsiTheme="majorHAnsi" w:cstheme="majorHAnsi"/>
        </w:rPr>
        <w:t xml:space="preserve"> текущее окно должно закрыться без сохранения информации</w:t>
      </w:r>
    </w:p>
    <w:p w:rsidR="00A002A8" w:rsidRPr="00D84857" w:rsidRDefault="00D84857">
      <w:pPr>
        <w:numPr>
          <w:ilvl w:val="0"/>
          <w:numId w:val="1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Блок </w:t>
      </w:r>
      <w:r w:rsidRPr="00D84857">
        <w:rPr>
          <w:rFonts w:asciiTheme="majorHAnsi" w:hAnsiTheme="majorHAnsi" w:cstheme="majorHAnsi"/>
          <w:b/>
        </w:rPr>
        <w:t>Маршрут</w:t>
      </w:r>
    </w:p>
    <w:p w:rsidR="00A002A8" w:rsidRPr="00D84857" w:rsidRDefault="00D84857">
      <w:pPr>
        <w:numPr>
          <w:ilvl w:val="1"/>
          <w:numId w:val="1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Дает возможность собрать список пользователей, которые должны будут заверить документ. Каждый пользователь для выбора должен быть с указанием должности. </w:t>
      </w: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27" w:name="_oghock5o7b13" w:colFirst="0" w:colLast="0"/>
      <w:bookmarkEnd w:id="27"/>
      <w:r w:rsidRPr="00D84857">
        <w:rPr>
          <w:rFonts w:asciiTheme="majorHAnsi" w:hAnsiTheme="majorHAnsi" w:cstheme="majorHAnsi"/>
        </w:rPr>
        <w:t>Создание документа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64DCFBD6" wp14:editId="0CB64080">
            <wp:extent cx="5731200" cy="4813300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Окно</w:t>
      </w:r>
      <w:hyperlink w:anchor="_oghock5o7b13">
        <w:r w:rsidRPr="00D84857">
          <w:rPr>
            <w:rFonts w:asciiTheme="majorHAnsi" w:hAnsiTheme="majorHAnsi" w:cstheme="majorHAnsi"/>
            <w:color w:val="1155CC"/>
            <w:u w:val="single"/>
          </w:rPr>
          <w:t xml:space="preserve"> Создание документа</w:t>
        </w:r>
      </w:hyperlink>
      <w:r w:rsidRPr="00D84857">
        <w:rPr>
          <w:rFonts w:asciiTheme="majorHAnsi" w:hAnsiTheme="majorHAnsi" w:cstheme="majorHAnsi"/>
        </w:rPr>
        <w:t xml:space="preserve"> служит для заполнения информации о проводимом документе, а также прикреплении необходимых приказов и файлов.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Элементы окна кроме кнопки Отмена и</w:t>
      </w:r>
      <w:proofErr w:type="gramStart"/>
      <w:r w:rsidRPr="00D84857">
        <w:rPr>
          <w:rFonts w:asciiTheme="majorHAnsi" w:hAnsiTheme="majorHAnsi" w:cstheme="majorHAnsi"/>
        </w:rPr>
        <w:t xml:space="preserve"> О</w:t>
      </w:r>
      <w:proofErr w:type="gramEnd"/>
      <w:r w:rsidRPr="00D84857">
        <w:rPr>
          <w:rFonts w:asciiTheme="majorHAnsi" w:hAnsiTheme="majorHAnsi" w:cstheme="majorHAnsi"/>
        </w:rPr>
        <w:t>тправить на согласование свои для каждого типа договора. Дальше приведено описание полей для заполнения для каждого типа. Все поля обязательны к заполнению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элементов:</w:t>
      </w:r>
    </w:p>
    <w:p w:rsidR="00A002A8" w:rsidRPr="00D84857" w:rsidRDefault="00D84857">
      <w:pPr>
        <w:numPr>
          <w:ilvl w:val="0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Закуп ТРУ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Наименование ТРУ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Поставщик ТРУ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Основание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Общая сумма договора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Валюта платежа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Должно быть представлено выбором </w:t>
      </w:r>
      <w:proofErr w:type="gramStart"/>
      <w:r w:rsidRPr="00D84857">
        <w:rPr>
          <w:rFonts w:asciiTheme="majorHAnsi" w:hAnsiTheme="majorHAnsi" w:cstheme="majorHAnsi"/>
        </w:rPr>
        <w:t>из</w:t>
      </w:r>
      <w:proofErr w:type="gramEnd"/>
      <w:r w:rsidRPr="00D84857">
        <w:rPr>
          <w:rFonts w:asciiTheme="majorHAnsi" w:hAnsiTheme="majorHAnsi" w:cstheme="majorHAnsi"/>
        </w:rPr>
        <w:t xml:space="preserve"> 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₸(тенге)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₽(рубль)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$(доллар)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€(евро)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£(фунт)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¥(юань)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Файлы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 помощью этого поля можно загрузить файлы в формате </w:t>
      </w:r>
      <w:proofErr w:type="spellStart"/>
      <w:r w:rsidRPr="00D84857">
        <w:rPr>
          <w:rFonts w:asciiTheme="majorHAnsi" w:hAnsiTheme="majorHAnsi" w:cstheme="majorHAnsi"/>
        </w:rPr>
        <w:t>docx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png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jpg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jpeg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pdf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xls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xlsx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odp</w:t>
      </w:r>
      <w:proofErr w:type="spellEnd"/>
      <w:r w:rsidRPr="00D84857">
        <w:rPr>
          <w:rFonts w:asciiTheme="majorHAnsi" w:hAnsiTheme="majorHAnsi" w:cstheme="majorHAnsi"/>
        </w:rPr>
        <w:t>(</w:t>
      </w:r>
      <w:proofErr w:type="spellStart"/>
      <w:r w:rsidRPr="00D84857">
        <w:rPr>
          <w:rFonts w:asciiTheme="majorHAnsi" w:hAnsiTheme="majorHAnsi" w:cstheme="majorHAnsi"/>
        </w:rPr>
        <w:t>Libre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proofErr w:type="spellStart"/>
      <w:r w:rsidRPr="00D84857">
        <w:rPr>
          <w:rFonts w:asciiTheme="majorHAnsi" w:hAnsiTheme="majorHAnsi" w:cstheme="majorHAnsi"/>
        </w:rPr>
        <w:t>Office</w:t>
      </w:r>
      <w:proofErr w:type="spellEnd"/>
      <w:r w:rsidRPr="00D84857">
        <w:rPr>
          <w:rFonts w:asciiTheme="majorHAnsi" w:hAnsiTheme="majorHAnsi" w:cstheme="majorHAnsi"/>
        </w:rPr>
        <w:t xml:space="preserve"> документы)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Файлы не должны превышать в размере 5 500 000 байт == 5.5 </w:t>
      </w:r>
      <w:proofErr w:type="spellStart"/>
      <w:r w:rsidRPr="00D84857">
        <w:rPr>
          <w:rFonts w:asciiTheme="majorHAnsi" w:hAnsiTheme="majorHAnsi" w:cstheme="majorHAnsi"/>
        </w:rPr>
        <w:t>МегаБайт</w:t>
      </w:r>
      <w:proofErr w:type="spellEnd"/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Обязательно загрузить хотя бы один файл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Под полем располагается список загруженных файлов с возможностью удаления. Каждый элемент списка представлен названием файла и кнопкой удаления загруженного файла</w:t>
      </w:r>
    </w:p>
    <w:p w:rsidR="00A002A8" w:rsidRPr="00D84857" w:rsidRDefault="00D84857">
      <w:pPr>
        <w:numPr>
          <w:ilvl w:val="0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Реализация готовой продукции, 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Текст  “</w:t>
      </w:r>
      <w:r w:rsidRPr="00D84857">
        <w:rPr>
          <w:rFonts w:asciiTheme="majorHAnsi" w:hAnsiTheme="majorHAnsi" w:cstheme="majorHAnsi"/>
          <w:sz w:val="21"/>
          <w:szCs w:val="21"/>
        </w:rPr>
        <w:t>ЛИСТ СОГЛАСОВАНИЯ НА РЕАЛИЗАЦИЮ ГОТОВОЙ ПРОДУКЦИИ”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Наименование контрагента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Блок </w:t>
      </w:r>
      <w:r w:rsidRPr="00D84857">
        <w:rPr>
          <w:rFonts w:asciiTheme="majorHAnsi" w:hAnsiTheme="majorHAnsi" w:cstheme="majorHAnsi"/>
          <w:b/>
        </w:rPr>
        <w:t>Предмет договора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Блок должен предоставить выбор одного и только одного из следующих вариантов: 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Закупки товаров, работ и услуг, 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Поставка продукции (выполнение работ, оказание услуг) заказчикам, 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Передача имущества в аренду (бесплатное пользование), 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Совместная деятельность, 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Финансирование (кредитование, обеспечение исполнения обязательств), 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>Прочие обязательства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Поле </w:t>
      </w:r>
      <w:r w:rsidRPr="00D84857">
        <w:rPr>
          <w:rFonts w:asciiTheme="majorHAnsi" w:hAnsiTheme="majorHAnsi" w:cstheme="majorHAnsi"/>
          <w:b/>
          <w:sz w:val="21"/>
          <w:szCs w:val="21"/>
          <w:highlight w:val="white"/>
        </w:rPr>
        <w:t>Общая сумма договора в валюте цены договора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Поле </w:t>
      </w:r>
      <w:r w:rsidRPr="00D84857">
        <w:rPr>
          <w:rFonts w:asciiTheme="majorHAnsi" w:hAnsiTheme="majorHAnsi" w:cstheme="majorHAnsi"/>
          <w:b/>
          <w:sz w:val="21"/>
          <w:szCs w:val="21"/>
          <w:highlight w:val="white"/>
        </w:rPr>
        <w:t>Общая сумма договора в тенге, по курсу НБ РК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Поле </w:t>
      </w:r>
      <w:r w:rsidRPr="00D84857">
        <w:rPr>
          <w:rFonts w:asciiTheme="majorHAnsi" w:hAnsiTheme="majorHAnsi" w:cstheme="majorHAnsi"/>
          <w:b/>
          <w:sz w:val="21"/>
          <w:szCs w:val="21"/>
          <w:highlight w:val="white"/>
        </w:rPr>
        <w:t>Наименование подразделения, фамилия ответственного исполнителя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Поле </w:t>
      </w:r>
      <w:r w:rsidRPr="00D84857">
        <w:rPr>
          <w:rFonts w:asciiTheme="majorHAnsi" w:hAnsiTheme="majorHAnsi" w:cstheme="majorHAnsi"/>
          <w:b/>
          <w:sz w:val="21"/>
          <w:szCs w:val="21"/>
          <w:highlight w:val="white"/>
        </w:rPr>
        <w:t>Подписанный сторонами оригинал договора получен, дата, способ получения от контрагента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lastRenderedPageBreak/>
        <w:t xml:space="preserve">Поле </w:t>
      </w:r>
      <w:r w:rsidRPr="00D84857">
        <w:rPr>
          <w:rFonts w:asciiTheme="majorHAnsi" w:hAnsiTheme="majorHAnsi" w:cstheme="majorHAnsi"/>
          <w:b/>
          <w:sz w:val="21"/>
          <w:szCs w:val="21"/>
          <w:highlight w:val="white"/>
        </w:rPr>
        <w:t>Дата получение проекта договора, способ получения от контрагента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Поле </w:t>
      </w:r>
      <w:r w:rsidRPr="00D84857">
        <w:rPr>
          <w:rFonts w:asciiTheme="majorHAnsi" w:hAnsiTheme="majorHAnsi" w:cstheme="majorHAnsi"/>
          <w:b/>
          <w:sz w:val="21"/>
          <w:szCs w:val="21"/>
          <w:highlight w:val="white"/>
        </w:rPr>
        <w:t>Файлы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  <w:sz w:val="21"/>
          <w:szCs w:val="21"/>
          <w:highlight w:val="white"/>
        </w:rPr>
      </w:pPr>
      <w:proofErr w:type="gramStart"/>
      <w:r w:rsidRPr="00D84857">
        <w:rPr>
          <w:rFonts w:asciiTheme="majorHAnsi" w:hAnsiTheme="majorHAnsi" w:cstheme="majorHAnsi"/>
          <w:sz w:val="21"/>
          <w:szCs w:val="21"/>
          <w:highlight w:val="white"/>
        </w:rPr>
        <w:t>Аналогичен</w:t>
      </w:r>
      <w:proofErr w:type="gramEnd"/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 файлам в Закупе ТРУ</w:t>
      </w:r>
    </w:p>
    <w:p w:rsidR="00A002A8" w:rsidRPr="00D84857" w:rsidRDefault="00D84857">
      <w:pPr>
        <w:numPr>
          <w:ilvl w:val="0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Лист согласования </w:t>
      </w:r>
      <w:proofErr w:type="gramStart"/>
      <w:r w:rsidRPr="00D84857">
        <w:rPr>
          <w:rFonts w:asciiTheme="majorHAnsi" w:hAnsiTheme="majorHAnsi" w:cstheme="majorHAnsi"/>
        </w:rPr>
        <w:t>на</w:t>
      </w:r>
      <w:proofErr w:type="gramEnd"/>
      <w:r w:rsidRPr="00D84857">
        <w:rPr>
          <w:rFonts w:asciiTheme="majorHAnsi" w:hAnsiTheme="majorHAnsi" w:cstheme="majorHAnsi"/>
        </w:rPr>
        <w:t xml:space="preserve"> </w:t>
      </w:r>
      <w:proofErr w:type="gramStart"/>
      <w:r w:rsidRPr="00D84857">
        <w:rPr>
          <w:rFonts w:asciiTheme="majorHAnsi" w:hAnsiTheme="majorHAnsi" w:cstheme="majorHAnsi"/>
        </w:rPr>
        <w:t>закуп</w:t>
      </w:r>
      <w:proofErr w:type="gramEnd"/>
      <w:r w:rsidRPr="00D84857">
        <w:rPr>
          <w:rFonts w:asciiTheme="majorHAnsi" w:hAnsiTheme="majorHAnsi" w:cstheme="majorHAnsi"/>
        </w:rPr>
        <w:t xml:space="preserve"> ТРУ для производства продукции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Текст  “</w:t>
      </w:r>
      <w:r w:rsidRPr="00D84857">
        <w:rPr>
          <w:rFonts w:asciiTheme="majorHAnsi" w:hAnsiTheme="majorHAnsi" w:cstheme="majorHAnsi"/>
          <w:sz w:val="21"/>
          <w:szCs w:val="21"/>
        </w:rPr>
        <w:t xml:space="preserve">ЛИСТ СОГЛАСОВАНИЯ </w:t>
      </w:r>
      <w:proofErr w:type="gramStart"/>
      <w:r w:rsidRPr="00D84857">
        <w:rPr>
          <w:rFonts w:asciiTheme="majorHAnsi" w:hAnsiTheme="majorHAnsi" w:cstheme="majorHAnsi"/>
          <w:sz w:val="21"/>
          <w:szCs w:val="21"/>
        </w:rPr>
        <w:t>НА</w:t>
      </w:r>
      <w:proofErr w:type="gramEnd"/>
      <w:r w:rsidRPr="00D84857">
        <w:rPr>
          <w:rFonts w:asciiTheme="majorHAnsi" w:hAnsiTheme="majorHAnsi" w:cstheme="majorHAnsi"/>
          <w:sz w:val="21"/>
          <w:szCs w:val="21"/>
        </w:rPr>
        <w:t xml:space="preserve"> </w:t>
      </w:r>
      <w:proofErr w:type="gramStart"/>
      <w:r w:rsidRPr="00D84857">
        <w:rPr>
          <w:rFonts w:asciiTheme="majorHAnsi" w:hAnsiTheme="majorHAnsi" w:cstheme="majorHAnsi"/>
          <w:sz w:val="21"/>
          <w:szCs w:val="21"/>
        </w:rPr>
        <w:t>ЗАКУП</w:t>
      </w:r>
      <w:proofErr w:type="gramEnd"/>
      <w:r w:rsidRPr="00D84857">
        <w:rPr>
          <w:rFonts w:asciiTheme="majorHAnsi" w:hAnsiTheme="majorHAnsi" w:cstheme="majorHAnsi"/>
          <w:sz w:val="21"/>
          <w:szCs w:val="21"/>
        </w:rPr>
        <w:t xml:space="preserve"> ТРУ ДЛЯ ПРОИЗВОДСТВА ПРОДУКЦИИ”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Наименование контрагента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Блок </w:t>
      </w:r>
      <w:r w:rsidRPr="00D84857">
        <w:rPr>
          <w:rFonts w:asciiTheme="majorHAnsi" w:hAnsiTheme="majorHAnsi" w:cstheme="majorHAnsi"/>
          <w:b/>
        </w:rPr>
        <w:t>Предмет договора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Блок должен предоставить выбор одного и только одного из следующих вариантов: 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Закупки товаров, работ и услуг, 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Поставка продукции (выполнение работ, оказание услуг) заказчикам, 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Передача имущества в аренду (бесплатное пользование), 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Совместная деятельность, 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Финансирование (кредитование, обеспечение исполнения обязательств), </w:t>
      </w:r>
    </w:p>
    <w:p w:rsidR="00A002A8" w:rsidRPr="00D84857" w:rsidRDefault="00D84857">
      <w:pPr>
        <w:numPr>
          <w:ilvl w:val="3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>Прочие обязательства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Общая сумма договора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вмещать 15 символов минимум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Валюта платежа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Аналогично полю в типе Закуп ТРУ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proofErr w:type="spellStart"/>
      <w:r w:rsidRPr="00D84857">
        <w:rPr>
          <w:rFonts w:asciiTheme="majorHAnsi" w:hAnsiTheme="majorHAnsi" w:cstheme="majorHAnsi"/>
          <w:b/>
        </w:rPr>
        <w:t>Наименое</w:t>
      </w:r>
      <w:proofErr w:type="spellEnd"/>
      <w:r w:rsidRPr="00D84857">
        <w:rPr>
          <w:rFonts w:asciiTheme="majorHAnsi" w:hAnsiTheme="majorHAnsi" w:cstheme="majorHAnsi"/>
          <w:b/>
        </w:rPr>
        <w:t xml:space="preserve"> подразделения, фамилия ответственного исполнителя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Телефон исполнителя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  <w:sz w:val="21"/>
          <w:szCs w:val="21"/>
          <w:highlight w:val="white"/>
        </w:rPr>
        <w:t>Контакты контрагента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Поле </w:t>
      </w:r>
      <w:r w:rsidRPr="00D84857">
        <w:rPr>
          <w:rFonts w:asciiTheme="majorHAnsi" w:hAnsiTheme="majorHAnsi" w:cstheme="majorHAnsi"/>
          <w:b/>
          <w:sz w:val="21"/>
          <w:szCs w:val="21"/>
          <w:highlight w:val="white"/>
        </w:rPr>
        <w:t>Файлы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  <w:sz w:val="21"/>
          <w:szCs w:val="21"/>
          <w:highlight w:val="white"/>
        </w:rPr>
      </w:pPr>
      <w:proofErr w:type="gramStart"/>
      <w:r w:rsidRPr="00D84857">
        <w:rPr>
          <w:rFonts w:asciiTheme="majorHAnsi" w:hAnsiTheme="majorHAnsi" w:cstheme="majorHAnsi"/>
          <w:sz w:val="21"/>
          <w:szCs w:val="21"/>
          <w:highlight w:val="white"/>
        </w:rPr>
        <w:t>Аналогичен</w:t>
      </w:r>
      <w:proofErr w:type="gramEnd"/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 файлам в Закупе ТРУ</w:t>
      </w:r>
    </w:p>
    <w:p w:rsidR="00A002A8" w:rsidRPr="00D84857" w:rsidRDefault="00D84857">
      <w:pPr>
        <w:numPr>
          <w:ilvl w:val="0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Лист согласования </w:t>
      </w:r>
      <w:proofErr w:type="gramStart"/>
      <w:r w:rsidRPr="00D84857">
        <w:rPr>
          <w:rFonts w:asciiTheme="majorHAnsi" w:hAnsiTheme="majorHAnsi" w:cstheme="majorHAnsi"/>
        </w:rPr>
        <w:t>на</w:t>
      </w:r>
      <w:proofErr w:type="gramEnd"/>
      <w:r w:rsidRPr="00D84857">
        <w:rPr>
          <w:rFonts w:asciiTheme="majorHAnsi" w:hAnsiTheme="majorHAnsi" w:cstheme="majorHAnsi"/>
        </w:rPr>
        <w:t xml:space="preserve"> закуп ТРУ для внутризаводских нужд и капитальных затрат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Текст  “</w:t>
      </w:r>
      <w:r w:rsidRPr="00D84857">
        <w:rPr>
          <w:rFonts w:asciiTheme="majorHAnsi" w:hAnsiTheme="majorHAnsi" w:cstheme="majorHAnsi"/>
          <w:sz w:val="21"/>
          <w:szCs w:val="21"/>
        </w:rPr>
        <w:t xml:space="preserve">ЛИСТ СОГЛАСОВАНИЯ </w:t>
      </w:r>
      <w:proofErr w:type="gramStart"/>
      <w:r w:rsidRPr="00D84857">
        <w:rPr>
          <w:rFonts w:asciiTheme="majorHAnsi" w:hAnsiTheme="majorHAnsi" w:cstheme="majorHAnsi"/>
          <w:sz w:val="21"/>
          <w:szCs w:val="21"/>
        </w:rPr>
        <w:t>НА</w:t>
      </w:r>
      <w:proofErr w:type="gramEnd"/>
      <w:r w:rsidRPr="00D84857">
        <w:rPr>
          <w:rFonts w:asciiTheme="majorHAnsi" w:hAnsiTheme="majorHAnsi" w:cstheme="majorHAnsi"/>
          <w:sz w:val="21"/>
          <w:szCs w:val="21"/>
        </w:rPr>
        <w:t xml:space="preserve"> ЗАКУП ТРУ ДЛЯ ВНУТРИЗАВОДСКИХ НУЖД И КАПИТАЛЬНЫХ ЗАТРАТ”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  <w:sz w:val="21"/>
          <w:szCs w:val="21"/>
        </w:rPr>
      </w:pPr>
      <w:r w:rsidRPr="00D84857">
        <w:rPr>
          <w:rFonts w:asciiTheme="majorHAnsi" w:hAnsiTheme="majorHAnsi" w:cstheme="majorHAnsi"/>
          <w:sz w:val="21"/>
          <w:szCs w:val="21"/>
        </w:rPr>
        <w:t xml:space="preserve">В остальном аналогичен </w:t>
      </w:r>
      <w:r w:rsidRPr="00D84857">
        <w:rPr>
          <w:rFonts w:asciiTheme="majorHAnsi" w:hAnsiTheme="majorHAnsi" w:cstheme="majorHAnsi"/>
        </w:rPr>
        <w:t xml:space="preserve">Лист согласования </w:t>
      </w:r>
      <w:proofErr w:type="gramStart"/>
      <w:r w:rsidRPr="00D84857">
        <w:rPr>
          <w:rFonts w:asciiTheme="majorHAnsi" w:hAnsiTheme="majorHAnsi" w:cstheme="majorHAnsi"/>
        </w:rPr>
        <w:t>на</w:t>
      </w:r>
      <w:proofErr w:type="gramEnd"/>
      <w:r w:rsidRPr="00D84857">
        <w:rPr>
          <w:rFonts w:asciiTheme="majorHAnsi" w:hAnsiTheme="majorHAnsi" w:cstheme="majorHAnsi"/>
        </w:rPr>
        <w:t xml:space="preserve"> </w:t>
      </w:r>
      <w:proofErr w:type="gramStart"/>
      <w:r w:rsidRPr="00D84857">
        <w:rPr>
          <w:rFonts w:asciiTheme="majorHAnsi" w:hAnsiTheme="majorHAnsi" w:cstheme="majorHAnsi"/>
        </w:rPr>
        <w:t>закуп</w:t>
      </w:r>
      <w:proofErr w:type="gramEnd"/>
      <w:r w:rsidRPr="00D84857">
        <w:rPr>
          <w:rFonts w:asciiTheme="majorHAnsi" w:hAnsiTheme="majorHAnsi" w:cstheme="majorHAnsi"/>
        </w:rPr>
        <w:t xml:space="preserve"> ТРУ для производства продукции</w:t>
      </w:r>
    </w:p>
    <w:p w:rsidR="00A002A8" w:rsidRPr="00D84857" w:rsidRDefault="00D84857">
      <w:pPr>
        <w:numPr>
          <w:ilvl w:val="0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Другое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Наименование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Примечание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Основание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Блок </w:t>
      </w:r>
      <w:r w:rsidRPr="00D84857">
        <w:rPr>
          <w:rFonts w:asciiTheme="majorHAnsi" w:hAnsiTheme="majorHAnsi" w:cstheme="majorHAnsi"/>
          <w:b/>
        </w:rPr>
        <w:t>Дополнительные поля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Состоит из множества поля ввода Наименования и поля ввода Содержимого, каждое Наименование привязано к своему Содержимому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Если одно из полей заполненное, связанное поле также должно содержать информацию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>Кнопка</w:t>
      </w:r>
      <w:proofErr w:type="gramStart"/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 </w:t>
      </w:r>
      <w:r w:rsidRPr="00D84857">
        <w:rPr>
          <w:rFonts w:asciiTheme="majorHAnsi" w:hAnsiTheme="majorHAnsi" w:cstheme="majorHAnsi"/>
          <w:b/>
          <w:sz w:val="21"/>
          <w:szCs w:val="21"/>
          <w:highlight w:val="white"/>
        </w:rPr>
        <w:t>Д</w:t>
      </w:r>
      <w:proofErr w:type="gramEnd"/>
      <w:r w:rsidRPr="00D84857">
        <w:rPr>
          <w:rFonts w:asciiTheme="majorHAnsi" w:hAnsiTheme="majorHAnsi" w:cstheme="majorHAnsi"/>
          <w:b/>
          <w:sz w:val="21"/>
          <w:szCs w:val="21"/>
          <w:highlight w:val="white"/>
        </w:rPr>
        <w:t>обавить еще поле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Добавляет еще одну связку Наименование-Содержимое в блок </w:t>
      </w:r>
      <w:r w:rsidRPr="00D84857">
        <w:rPr>
          <w:rFonts w:asciiTheme="majorHAnsi" w:hAnsiTheme="majorHAnsi" w:cstheme="majorHAnsi"/>
          <w:b/>
          <w:sz w:val="21"/>
          <w:szCs w:val="21"/>
          <w:highlight w:val="white"/>
        </w:rPr>
        <w:t>Дополнительные поля</w:t>
      </w:r>
    </w:p>
    <w:p w:rsidR="00A002A8" w:rsidRPr="00D84857" w:rsidRDefault="00D84857">
      <w:pPr>
        <w:numPr>
          <w:ilvl w:val="1"/>
          <w:numId w:val="24"/>
        </w:numPr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Поле </w:t>
      </w:r>
      <w:r w:rsidRPr="00D84857">
        <w:rPr>
          <w:rFonts w:asciiTheme="majorHAnsi" w:hAnsiTheme="majorHAnsi" w:cstheme="majorHAnsi"/>
          <w:b/>
          <w:sz w:val="21"/>
          <w:szCs w:val="21"/>
          <w:highlight w:val="white"/>
        </w:rPr>
        <w:t>Файлы</w:t>
      </w:r>
    </w:p>
    <w:p w:rsidR="00A002A8" w:rsidRPr="00D84857" w:rsidRDefault="00D84857">
      <w:pPr>
        <w:numPr>
          <w:ilvl w:val="2"/>
          <w:numId w:val="24"/>
        </w:numPr>
        <w:rPr>
          <w:rFonts w:asciiTheme="majorHAnsi" w:hAnsiTheme="majorHAnsi" w:cstheme="majorHAnsi"/>
          <w:sz w:val="21"/>
          <w:szCs w:val="21"/>
          <w:highlight w:val="white"/>
        </w:rPr>
      </w:pPr>
      <w:proofErr w:type="gramStart"/>
      <w:r w:rsidRPr="00D84857">
        <w:rPr>
          <w:rFonts w:asciiTheme="majorHAnsi" w:hAnsiTheme="majorHAnsi" w:cstheme="majorHAnsi"/>
          <w:sz w:val="21"/>
          <w:szCs w:val="21"/>
          <w:highlight w:val="white"/>
        </w:rPr>
        <w:lastRenderedPageBreak/>
        <w:t>Аналогичен</w:t>
      </w:r>
      <w:proofErr w:type="gramEnd"/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 файлам в Закупе ТРУ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общих элементов</w:t>
      </w:r>
    </w:p>
    <w:p w:rsidR="00A002A8" w:rsidRPr="00D84857" w:rsidRDefault="00D84857">
      <w:pPr>
        <w:numPr>
          <w:ilvl w:val="0"/>
          <w:numId w:val="2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Отмена</w:t>
      </w:r>
    </w:p>
    <w:p w:rsidR="00A002A8" w:rsidRPr="00D84857" w:rsidRDefault="00D84857">
      <w:pPr>
        <w:numPr>
          <w:ilvl w:val="1"/>
          <w:numId w:val="2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окно закрывается</w:t>
      </w:r>
      <w:proofErr w:type="gramStart"/>
      <w:r w:rsidRPr="00D84857">
        <w:rPr>
          <w:rFonts w:asciiTheme="majorHAnsi" w:hAnsiTheme="majorHAnsi" w:cstheme="majorHAnsi"/>
        </w:rPr>
        <w:t xml:space="preserve"> ,</w:t>
      </w:r>
      <w:proofErr w:type="gramEnd"/>
      <w:r w:rsidRPr="00D84857">
        <w:rPr>
          <w:rFonts w:asciiTheme="majorHAnsi" w:hAnsiTheme="majorHAnsi" w:cstheme="majorHAnsi"/>
        </w:rPr>
        <w:t xml:space="preserve"> но информация сохраняется и при выборе того же типа договора можно продолжить заполнению информации</w:t>
      </w:r>
    </w:p>
    <w:p w:rsidR="00A002A8" w:rsidRPr="00D84857" w:rsidRDefault="00D84857">
      <w:pPr>
        <w:numPr>
          <w:ilvl w:val="0"/>
          <w:numId w:val="2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О</w:t>
      </w:r>
      <w:proofErr w:type="gramEnd"/>
      <w:r w:rsidRPr="00D84857">
        <w:rPr>
          <w:rFonts w:asciiTheme="majorHAnsi" w:hAnsiTheme="majorHAnsi" w:cstheme="majorHAnsi"/>
          <w:b/>
        </w:rPr>
        <w:t>тправить на согласование</w:t>
      </w:r>
    </w:p>
    <w:p w:rsidR="00A002A8" w:rsidRPr="00D84857" w:rsidRDefault="00D84857">
      <w:pPr>
        <w:numPr>
          <w:ilvl w:val="1"/>
          <w:numId w:val="2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на кнопку введенная информация сохраняется, создается новый документ для согласования согласно предустановленному или введенному(при выборе типа</w:t>
      </w:r>
      <w:proofErr w:type="gramStart"/>
      <w:r w:rsidRPr="00D84857">
        <w:rPr>
          <w:rFonts w:asciiTheme="majorHAnsi" w:hAnsiTheme="majorHAnsi" w:cstheme="majorHAnsi"/>
        </w:rPr>
        <w:t xml:space="preserve"> Д</w:t>
      </w:r>
      <w:proofErr w:type="gramEnd"/>
      <w:r w:rsidRPr="00D84857">
        <w:rPr>
          <w:rFonts w:asciiTheme="majorHAnsi" w:hAnsiTheme="majorHAnsi" w:cstheme="majorHAnsi"/>
        </w:rPr>
        <w:t>ругое) маршруту, а также вся введенная информация в окне Создание документа</w:t>
      </w:r>
    </w:p>
    <w:p w:rsidR="00A002A8" w:rsidRPr="00D84857" w:rsidRDefault="00D84857">
      <w:pPr>
        <w:numPr>
          <w:ilvl w:val="1"/>
          <w:numId w:val="2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После сохранения окно закрывается, таблица обновляется в соответствии с новой информацией</w:t>
      </w: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28" w:name="_1k3ifhvi5yut" w:colFirst="0" w:colLast="0"/>
      <w:bookmarkEnd w:id="28"/>
      <w:r w:rsidRPr="00D84857">
        <w:rPr>
          <w:rFonts w:asciiTheme="majorHAnsi" w:hAnsiTheme="majorHAnsi" w:cstheme="majorHAnsi"/>
        </w:rPr>
        <w:lastRenderedPageBreak/>
        <w:t>Просмотр договора</w:t>
      </w:r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29" w:name="_15rbxkajsuoi" w:colFirst="0" w:colLast="0"/>
      <w:bookmarkEnd w:id="29"/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46D5165D" wp14:editId="77C7B989">
            <wp:extent cx="5731200" cy="7251700"/>
            <wp:effectExtent l="0" t="0" r="0" b="0"/>
            <wp:docPr id="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5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Это окно показывает краткую информацию о договоре на согласовании, прикрепленные к договору файлы, состояние согласование договора, замечания в ходе согласования договора, а также комментарии, полученные в ходе согласования договора.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u w:val="single"/>
        </w:rPr>
      </w:pPr>
      <w:r w:rsidRPr="00D84857">
        <w:rPr>
          <w:rFonts w:asciiTheme="majorHAnsi" w:hAnsiTheme="majorHAnsi" w:cstheme="majorHAnsi"/>
        </w:rPr>
        <w:lastRenderedPageBreak/>
        <w:t xml:space="preserve">Состоит из блока </w:t>
      </w:r>
      <w:r w:rsidRPr="00D84857">
        <w:rPr>
          <w:rFonts w:asciiTheme="majorHAnsi" w:hAnsiTheme="majorHAnsi" w:cstheme="majorHAnsi"/>
          <w:u w:val="single"/>
        </w:rPr>
        <w:t>Краткой информации</w:t>
      </w:r>
      <w:r w:rsidRPr="00D84857">
        <w:rPr>
          <w:rFonts w:asciiTheme="majorHAnsi" w:hAnsiTheme="majorHAnsi" w:cstheme="majorHAnsi"/>
        </w:rPr>
        <w:t xml:space="preserve">, блока </w:t>
      </w:r>
      <w:r w:rsidRPr="00D84857">
        <w:rPr>
          <w:rFonts w:asciiTheme="majorHAnsi" w:hAnsiTheme="majorHAnsi" w:cstheme="majorHAnsi"/>
          <w:u w:val="single"/>
        </w:rPr>
        <w:t>Прикрепленных файлов</w:t>
      </w:r>
      <w:r w:rsidRPr="00D84857">
        <w:rPr>
          <w:rFonts w:asciiTheme="majorHAnsi" w:hAnsiTheme="majorHAnsi" w:cstheme="majorHAnsi"/>
        </w:rPr>
        <w:t xml:space="preserve">, блока </w:t>
      </w:r>
      <w:r w:rsidRPr="00D84857">
        <w:rPr>
          <w:rFonts w:asciiTheme="majorHAnsi" w:hAnsiTheme="majorHAnsi" w:cstheme="majorHAnsi"/>
          <w:u w:val="single"/>
        </w:rPr>
        <w:t>Подписи</w:t>
      </w:r>
      <w:r w:rsidRPr="00D84857">
        <w:rPr>
          <w:rFonts w:asciiTheme="majorHAnsi" w:hAnsiTheme="majorHAnsi" w:cstheme="majorHAnsi"/>
        </w:rPr>
        <w:t xml:space="preserve">, блока </w:t>
      </w:r>
      <w:r w:rsidRPr="00D84857">
        <w:rPr>
          <w:rFonts w:asciiTheme="majorHAnsi" w:hAnsiTheme="majorHAnsi" w:cstheme="majorHAnsi"/>
          <w:u w:val="single"/>
        </w:rPr>
        <w:t>Замечания</w:t>
      </w:r>
      <w:r w:rsidRPr="00D84857">
        <w:rPr>
          <w:rFonts w:asciiTheme="majorHAnsi" w:hAnsiTheme="majorHAnsi" w:cstheme="majorHAnsi"/>
        </w:rPr>
        <w:t xml:space="preserve">, блока </w:t>
      </w:r>
      <w:r w:rsidRPr="00D84857">
        <w:rPr>
          <w:rFonts w:asciiTheme="majorHAnsi" w:hAnsiTheme="majorHAnsi" w:cstheme="majorHAnsi"/>
          <w:u w:val="single"/>
        </w:rPr>
        <w:t>Комментарии</w:t>
      </w:r>
    </w:p>
    <w:p w:rsidR="00A002A8" w:rsidRPr="00D84857" w:rsidRDefault="00A002A8">
      <w:pPr>
        <w:rPr>
          <w:rFonts w:asciiTheme="majorHAnsi" w:hAnsiTheme="majorHAnsi" w:cstheme="majorHAnsi"/>
          <w:u w:val="single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30" w:name="_9fvfbu2js0qy" w:colFirst="0" w:colLast="0"/>
      <w:bookmarkEnd w:id="30"/>
      <w:r w:rsidRPr="00D84857">
        <w:rPr>
          <w:rFonts w:asciiTheme="majorHAnsi" w:hAnsiTheme="majorHAnsi" w:cstheme="majorHAnsi"/>
        </w:rPr>
        <w:t>Блок Краткой информации о документе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Блок Краткой информации содержит сведения согласно своему типу. Для каждого типа блок Краткой информации свой, кроме строки Тип договора. Строка Тип договора есть в каждом документе, располагается в самом верху и отображает выбранный при создании тип договора. 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Различающая информация соответствует информации, </w:t>
      </w:r>
      <w:proofErr w:type="spellStart"/>
      <w:r w:rsidRPr="00D84857">
        <w:rPr>
          <w:rFonts w:asciiTheme="majorHAnsi" w:hAnsiTheme="majorHAnsi" w:cstheme="majorHAnsi"/>
        </w:rPr>
        <w:t>введеной</w:t>
      </w:r>
      <w:proofErr w:type="spellEnd"/>
      <w:r w:rsidRPr="00D84857">
        <w:rPr>
          <w:rFonts w:asciiTheme="majorHAnsi" w:hAnsiTheme="majorHAnsi" w:cstheme="majorHAnsi"/>
        </w:rPr>
        <w:t xml:space="preserve"> при создании договора на согласования, одна строка отражает одно заполненное поле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31" w:name="_ox7vuq3nv149" w:colFirst="0" w:colLast="0"/>
      <w:bookmarkEnd w:id="31"/>
      <w:r w:rsidRPr="00D84857">
        <w:rPr>
          <w:rFonts w:asciiTheme="majorHAnsi" w:hAnsiTheme="majorHAnsi" w:cstheme="majorHAnsi"/>
        </w:rPr>
        <w:t>Блок Прикрепленных файлов</w:t>
      </w: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>В этом блоке отображаются ВС</w:t>
      </w:r>
      <w:proofErr w:type="gramStart"/>
      <w:r w:rsidRPr="00D84857">
        <w:rPr>
          <w:rFonts w:asciiTheme="majorHAnsi" w:hAnsiTheme="majorHAnsi" w:cstheme="majorHAnsi"/>
        </w:rPr>
        <w:t>Е(</w:t>
      </w:r>
      <w:proofErr w:type="gramEnd"/>
      <w:r w:rsidRPr="00D84857">
        <w:rPr>
          <w:rFonts w:asciiTheme="majorHAnsi" w:hAnsiTheme="majorHAnsi" w:cstheme="majorHAnsi"/>
        </w:rPr>
        <w:t xml:space="preserve">в том числе те, которые появились при создании поручений) документы, прикрепленные в процессе проведения договора. Каждый документ находится в отдельной строке, представлен ссылкой на скачивание документы и кнопкой </w:t>
      </w:r>
      <w:r w:rsidRPr="00D84857">
        <w:rPr>
          <w:rFonts w:asciiTheme="majorHAnsi" w:hAnsiTheme="majorHAnsi" w:cstheme="majorHAnsi"/>
          <w:b/>
        </w:rPr>
        <w:t xml:space="preserve">Просмотра документа. </w:t>
      </w: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  <w:b/>
          <w:noProof/>
          <w:lang w:val="ru-RU"/>
        </w:rPr>
        <w:drawing>
          <wp:inline distT="114300" distB="114300" distL="114300" distR="114300" wp14:anchorId="4425AF1C" wp14:editId="74BBA633">
            <wp:extent cx="5731200" cy="927100"/>
            <wp:effectExtent l="0" t="0" r="0" b="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32" w:name="_fchawglxf0ei" w:colFirst="0" w:colLast="0"/>
      <w:bookmarkEnd w:id="32"/>
      <w:r w:rsidRPr="00D84857">
        <w:rPr>
          <w:rFonts w:asciiTheme="majorHAnsi" w:hAnsiTheme="majorHAnsi" w:cstheme="majorHAnsi"/>
        </w:rPr>
        <w:t>Блок Подписи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Этот блок отображает текущее состояние подписания документа. В нем указаны </w:t>
      </w:r>
    </w:p>
    <w:p w:rsidR="00A002A8" w:rsidRPr="00D84857" w:rsidRDefault="00D84857">
      <w:pPr>
        <w:numPr>
          <w:ilvl w:val="0"/>
          <w:numId w:val="1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Пользователи, которые уже заверили документы</w:t>
      </w:r>
    </w:p>
    <w:p w:rsidR="00A002A8" w:rsidRPr="00D84857" w:rsidRDefault="00D84857">
      <w:pPr>
        <w:numPr>
          <w:ilvl w:val="1"/>
          <w:numId w:val="1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Представлены строкой, к которой указана должность, ФИО пользователя,  дата с временем подписания документа и вид согласовани</w:t>
      </w:r>
      <w:proofErr w:type="gramStart"/>
      <w:r w:rsidRPr="00D84857">
        <w:rPr>
          <w:rFonts w:asciiTheme="majorHAnsi" w:hAnsiTheme="majorHAnsi" w:cstheme="majorHAnsi"/>
        </w:rPr>
        <w:t>я(</w:t>
      </w:r>
      <w:proofErr w:type="gramEnd"/>
      <w:r w:rsidRPr="00D84857">
        <w:rPr>
          <w:rFonts w:asciiTheme="majorHAnsi" w:hAnsiTheme="majorHAnsi" w:cstheme="majorHAnsi"/>
        </w:rPr>
        <w:t xml:space="preserve">соответствующий кнопкам из блока </w:t>
      </w:r>
      <w:hyperlink w:anchor="_2vpssr7m73mx">
        <w:r w:rsidRPr="00D84857">
          <w:rPr>
            <w:rFonts w:asciiTheme="majorHAnsi" w:hAnsiTheme="majorHAnsi" w:cstheme="majorHAnsi"/>
            <w:color w:val="1155CC"/>
            <w:u w:val="single"/>
          </w:rPr>
          <w:t>Кнопок для согласования</w:t>
        </w:r>
      </w:hyperlink>
      <w:r w:rsidRPr="00D84857">
        <w:rPr>
          <w:rFonts w:asciiTheme="majorHAnsi" w:hAnsiTheme="majorHAnsi" w:cstheme="majorHAnsi"/>
        </w:rPr>
        <w:t>)</w:t>
      </w:r>
    </w:p>
    <w:p w:rsidR="00A002A8" w:rsidRPr="00D84857" w:rsidRDefault="00D84857">
      <w:pPr>
        <w:numPr>
          <w:ilvl w:val="2"/>
          <w:numId w:val="1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Если подписант был замещающим, то вместо реальной должности подписанта указывается следующая должность: ИО {название должности, которая была изначально определена по маршруту}</w:t>
      </w:r>
    </w:p>
    <w:p w:rsidR="00A002A8" w:rsidRPr="00D84857" w:rsidRDefault="00D84857">
      <w:pPr>
        <w:numPr>
          <w:ilvl w:val="0"/>
          <w:numId w:val="1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Пользователи, которые должны заверить документ</w:t>
      </w:r>
    </w:p>
    <w:p w:rsidR="00A002A8" w:rsidRPr="00D84857" w:rsidRDefault="00D84857">
      <w:pPr>
        <w:numPr>
          <w:ilvl w:val="1"/>
          <w:numId w:val="1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Каждая должность представлена </w:t>
      </w:r>
      <w:proofErr w:type="spellStart"/>
      <w:r w:rsidRPr="00D84857">
        <w:rPr>
          <w:rFonts w:asciiTheme="majorHAnsi" w:hAnsiTheme="majorHAnsi" w:cstheme="majorHAnsi"/>
        </w:rPr>
        <w:t>кликабельным</w:t>
      </w:r>
      <w:proofErr w:type="spellEnd"/>
      <w:r w:rsidRPr="00D84857">
        <w:rPr>
          <w:rFonts w:asciiTheme="majorHAnsi" w:hAnsiTheme="majorHAnsi" w:cstheme="majorHAnsi"/>
        </w:rPr>
        <w:t xml:space="preserve"> элементом. При клике на элемент выходит окно с выбором вариантов</w:t>
      </w:r>
    </w:p>
    <w:p w:rsidR="00A002A8" w:rsidRPr="00D84857" w:rsidRDefault="00D84857">
      <w:pPr>
        <w:numPr>
          <w:ilvl w:val="2"/>
          <w:numId w:val="1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Вариант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И</w:t>
      </w:r>
      <w:proofErr w:type="gramEnd"/>
      <w:r w:rsidRPr="00D84857">
        <w:rPr>
          <w:rFonts w:asciiTheme="majorHAnsi" w:hAnsiTheme="majorHAnsi" w:cstheme="majorHAnsi"/>
          <w:b/>
        </w:rPr>
        <w:t>зменить маршрут</w:t>
      </w:r>
      <w:r w:rsidRPr="00D84857">
        <w:rPr>
          <w:rFonts w:asciiTheme="majorHAnsi" w:hAnsiTheme="majorHAnsi" w:cstheme="majorHAnsi"/>
        </w:rPr>
        <w:t xml:space="preserve">: Дает доступ к </w:t>
      </w:r>
      <w:proofErr w:type="gramStart"/>
      <w:r w:rsidRPr="00D84857">
        <w:rPr>
          <w:rFonts w:asciiTheme="majorHAnsi" w:hAnsiTheme="majorHAnsi" w:cstheme="majorHAnsi"/>
        </w:rPr>
        <w:t>тому</w:t>
      </w:r>
      <w:proofErr w:type="gramEnd"/>
      <w:r w:rsidRPr="00D84857">
        <w:rPr>
          <w:rFonts w:asciiTheme="majorHAnsi" w:hAnsiTheme="majorHAnsi" w:cstheme="majorHAnsi"/>
        </w:rPr>
        <w:t xml:space="preserve"> чтобы удалить элемент, добавить новый относительно этого элемента, поменять элемент.</w:t>
      </w:r>
    </w:p>
    <w:p w:rsidR="00A002A8" w:rsidRPr="00D84857" w:rsidRDefault="00D84857">
      <w:pPr>
        <w:numPr>
          <w:ilvl w:val="2"/>
          <w:numId w:val="1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Вариант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П</w:t>
      </w:r>
      <w:proofErr w:type="gramEnd"/>
      <w:r w:rsidRPr="00D84857">
        <w:rPr>
          <w:rFonts w:asciiTheme="majorHAnsi" w:hAnsiTheme="majorHAnsi" w:cstheme="majorHAnsi"/>
          <w:b/>
        </w:rPr>
        <w:t>одставить ИО:</w:t>
      </w:r>
      <w:r w:rsidRPr="00D84857">
        <w:rPr>
          <w:rFonts w:asciiTheme="majorHAnsi" w:hAnsiTheme="majorHAnsi" w:cstheme="majorHAnsi"/>
        </w:rPr>
        <w:t xml:space="preserve"> Дает выбрать пользователя, который будет назначен ИО элемента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33" w:name="_wl2rhpx17zju" w:colFirst="0" w:colLast="0"/>
      <w:bookmarkEnd w:id="33"/>
      <w:r w:rsidRPr="00D84857">
        <w:rPr>
          <w:rFonts w:asciiTheme="majorHAnsi" w:hAnsiTheme="majorHAnsi" w:cstheme="majorHAnsi"/>
        </w:rPr>
        <w:t>Блок Замечания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Этот блок отображает все замечания, полученные в ходе согласования документа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Замечания должны отображаться в виде </w:t>
      </w:r>
    </w:p>
    <w:p w:rsidR="00A002A8" w:rsidRPr="00D84857" w:rsidRDefault="00D84857">
      <w:pPr>
        <w:numPr>
          <w:ilvl w:val="0"/>
          <w:numId w:val="1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Списка </w:t>
      </w:r>
      <w:proofErr w:type="gramStart"/>
      <w:r w:rsidRPr="00D84857">
        <w:rPr>
          <w:rFonts w:asciiTheme="majorHAnsi" w:hAnsiTheme="majorHAnsi" w:cstheme="majorHAnsi"/>
        </w:rPr>
        <w:t>строк</w:t>
      </w:r>
      <w:proofErr w:type="gramEnd"/>
      <w:r w:rsidRPr="00D84857">
        <w:rPr>
          <w:rFonts w:asciiTheme="majorHAnsi" w:hAnsiTheme="majorHAnsi" w:cstheme="majorHAnsi"/>
        </w:rPr>
        <w:t xml:space="preserve"> без какой либо нумерации и обозначения строк</w:t>
      </w:r>
    </w:p>
    <w:p w:rsidR="00A002A8" w:rsidRPr="00D84857" w:rsidRDefault="00D84857">
      <w:pPr>
        <w:numPr>
          <w:ilvl w:val="0"/>
          <w:numId w:val="1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Одна строка - одно замечание</w:t>
      </w:r>
    </w:p>
    <w:p w:rsidR="00A002A8" w:rsidRPr="00D84857" w:rsidRDefault="00D84857">
      <w:pPr>
        <w:numPr>
          <w:ilvl w:val="0"/>
          <w:numId w:val="1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Формат вывода: Замечание: {текст замечания} - {должность человека, поставившего замечание}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34" w:name="_zaei4tl8wj3c" w:colFirst="0" w:colLast="0"/>
      <w:bookmarkEnd w:id="34"/>
      <w:r w:rsidRPr="00D84857">
        <w:rPr>
          <w:rFonts w:asciiTheme="majorHAnsi" w:hAnsiTheme="majorHAnsi" w:cstheme="majorHAnsi"/>
        </w:rPr>
        <w:t>Блок Комментарии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5DE3FB58" wp14:editId="0E2E52E3">
            <wp:extent cx="5731200" cy="279400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Представляет собой блок ввода текста, кнопку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О</w:t>
      </w:r>
      <w:proofErr w:type="gramEnd"/>
      <w:r w:rsidRPr="00D84857">
        <w:rPr>
          <w:rFonts w:asciiTheme="majorHAnsi" w:hAnsiTheme="majorHAnsi" w:cstheme="majorHAnsi"/>
          <w:b/>
        </w:rPr>
        <w:t>ставить комментарий</w:t>
      </w:r>
      <w:r w:rsidRPr="00D84857">
        <w:rPr>
          <w:rFonts w:asciiTheme="majorHAnsi" w:hAnsiTheme="majorHAnsi" w:cstheme="majorHAnsi"/>
        </w:rPr>
        <w:t>, лога оставленных комментариев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элементов</w:t>
      </w:r>
    </w:p>
    <w:p w:rsidR="00A002A8" w:rsidRPr="00D84857" w:rsidRDefault="00D84857">
      <w:pPr>
        <w:numPr>
          <w:ilvl w:val="0"/>
          <w:numId w:val="2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Блок ввода текста - блок для ввода любого текста с возможностью изменять его размеры</w:t>
      </w:r>
    </w:p>
    <w:p w:rsidR="00A002A8" w:rsidRPr="00D84857" w:rsidRDefault="00D84857">
      <w:pPr>
        <w:numPr>
          <w:ilvl w:val="0"/>
          <w:numId w:val="2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О</w:t>
      </w:r>
      <w:proofErr w:type="gramEnd"/>
      <w:r w:rsidRPr="00D84857">
        <w:rPr>
          <w:rFonts w:asciiTheme="majorHAnsi" w:hAnsiTheme="majorHAnsi" w:cstheme="majorHAnsi"/>
          <w:b/>
        </w:rPr>
        <w:t>ставить комментарий</w:t>
      </w:r>
    </w:p>
    <w:p w:rsidR="00A002A8" w:rsidRPr="00D84857" w:rsidRDefault="00D84857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Добавляет комментарий в БД и на форму, создавая новую запись в лог оставленных комментариев</w:t>
      </w:r>
    </w:p>
    <w:p w:rsidR="00A002A8" w:rsidRPr="00D84857" w:rsidRDefault="00D84857">
      <w:pPr>
        <w:numPr>
          <w:ilvl w:val="0"/>
          <w:numId w:val="2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Лог оставленных комментариев</w:t>
      </w:r>
    </w:p>
    <w:p w:rsidR="00A002A8" w:rsidRPr="00D84857" w:rsidRDefault="00D84857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Каждый комментарий из лога является отдельной записью</w:t>
      </w:r>
    </w:p>
    <w:p w:rsidR="00A002A8" w:rsidRPr="00D84857" w:rsidRDefault="00D84857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Комментарии отсортированы в порядке добавления</w:t>
      </w:r>
    </w:p>
    <w:p w:rsidR="00A002A8" w:rsidRPr="00D84857" w:rsidRDefault="00D84857">
      <w:pPr>
        <w:numPr>
          <w:ilvl w:val="1"/>
          <w:numId w:val="2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Запись представлена заголовком и содержимым. </w:t>
      </w:r>
    </w:p>
    <w:p w:rsidR="00A002A8" w:rsidRPr="00D84857" w:rsidRDefault="00D84857">
      <w:pPr>
        <w:numPr>
          <w:ilvl w:val="2"/>
          <w:numId w:val="2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Маска заголовка {Наименование должности пользователя, оставившего комментарий} ({ФИО пользователя, оставившего комментарий}) {дата время оставления комментарий}</w:t>
      </w:r>
    </w:p>
    <w:p w:rsidR="00A002A8" w:rsidRPr="00D84857" w:rsidRDefault="00D84857">
      <w:pPr>
        <w:numPr>
          <w:ilvl w:val="2"/>
          <w:numId w:val="2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Содержимое просто представлено текстом оставленного комментария</w:t>
      </w:r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35" w:name="_o93l3h4cn8eg" w:colFirst="0" w:colLast="0"/>
      <w:bookmarkEnd w:id="35"/>
      <w:r w:rsidRPr="00D84857">
        <w:rPr>
          <w:rFonts w:asciiTheme="majorHAnsi" w:hAnsiTheme="majorHAnsi" w:cstheme="majorHAnsi"/>
        </w:rPr>
        <w:br w:type="page"/>
      </w:r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36" w:name="_cfuy971rnxrv" w:colFirst="0" w:colLast="0"/>
      <w:bookmarkEnd w:id="36"/>
      <w:r w:rsidRPr="00D84857">
        <w:rPr>
          <w:rFonts w:asciiTheme="majorHAnsi" w:hAnsiTheme="majorHAnsi" w:cstheme="majorHAnsi"/>
        </w:rPr>
        <w:lastRenderedPageBreak/>
        <w:t>Подраздел</w:t>
      </w:r>
      <w:proofErr w:type="gramStart"/>
      <w:r w:rsidRPr="00D84857">
        <w:rPr>
          <w:rFonts w:asciiTheme="majorHAnsi" w:hAnsiTheme="majorHAnsi" w:cstheme="majorHAnsi"/>
        </w:rPr>
        <w:t xml:space="preserve"> Н</w:t>
      </w:r>
      <w:proofErr w:type="gramEnd"/>
      <w:r w:rsidRPr="00D84857">
        <w:rPr>
          <w:rFonts w:asciiTheme="majorHAnsi" w:hAnsiTheme="majorHAnsi" w:cstheme="majorHAnsi"/>
        </w:rPr>
        <w:t>а доработку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В этом подразделе отображаются все договоры, которые были в процессе согласования отправлены на доработку. Все представленные договоры были созданы текущим пользователем.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>Список элементов формы: Таблица документов на доработку, кнопки</w:t>
      </w:r>
      <w:r w:rsidRPr="00D84857">
        <w:rPr>
          <w:rFonts w:asciiTheme="majorHAnsi" w:hAnsiTheme="majorHAnsi" w:cstheme="majorHAnsi"/>
          <w:b/>
        </w:rPr>
        <w:t xml:space="preserve"> Просмотр, Удалить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Таблица созданных пользователем документов состоит из колонок Наименование договора, Дата и время создания, Последние изменения, Тип договора, Статус, На подписи, Этап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Столбцы</w:t>
      </w:r>
      <w:proofErr w:type="gramStart"/>
      <w:r w:rsidRPr="00D84857">
        <w:rPr>
          <w:rFonts w:asciiTheme="majorHAnsi" w:hAnsiTheme="majorHAnsi" w:cstheme="majorHAnsi"/>
        </w:rPr>
        <w:t xml:space="preserve"> Н</w:t>
      </w:r>
      <w:proofErr w:type="gramEnd"/>
      <w:r w:rsidRPr="00D84857">
        <w:rPr>
          <w:rFonts w:asciiTheme="majorHAnsi" w:hAnsiTheme="majorHAnsi" w:cstheme="majorHAnsi"/>
        </w:rPr>
        <w:t>а подписи и Этап не должны иметь фильтрации и сортировки</w:t>
      </w: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Двойной клик на строке таблицы аналогичен выделению строки и нажатию кнопки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В таблице отображаются только те договора, которые были созданы пользователем и отправлены на доработку в процессе согласования. После отправки договора на согласование с помощью кнопки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О</w:t>
      </w:r>
      <w:proofErr w:type="gramEnd"/>
      <w:r w:rsidRPr="00D84857">
        <w:rPr>
          <w:rFonts w:asciiTheme="majorHAnsi" w:hAnsiTheme="majorHAnsi" w:cstheme="majorHAnsi"/>
          <w:b/>
        </w:rPr>
        <w:t xml:space="preserve">тправить на согласование </w:t>
      </w:r>
      <w:r w:rsidRPr="00D84857">
        <w:rPr>
          <w:rFonts w:asciiTheme="majorHAnsi" w:hAnsiTheme="majorHAnsi" w:cstheme="majorHAnsi"/>
        </w:rPr>
        <w:t xml:space="preserve">в окне </w:t>
      </w:r>
      <w:hyperlink w:anchor="_mykkjyk0boqp">
        <w:r w:rsidRPr="00D84857">
          <w:rPr>
            <w:rFonts w:asciiTheme="majorHAnsi" w:hAnsiTheme="majorHAnsi" w:cstheme="majorHAnsi"/>
            <w:color w:val="1155CC"/>
            <w:u w:val="single"/>
          </w:rPr>
          <w:t>Просмотр договора на доработку</w:t>
        </w:r>
      </w:hyperlink>
      <w:r w:rsidRPr="00D84857">
        <w:rPr>
          <w:rFonts w:asciiTheme="majorHAnsi" w:hAnsiTheme="majorHAnsi" w:cstheme="majorHAnsi"/>
        </w:rPr>
        <w:t>(описано ниже) строка с соответствующим договоров исчезает из таблицы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поведения кнопок:</w:t>
      </w:r>
    </w:p>
    <w:p w:rsidR="00A002A8" w:rsidRPr="00D84857" w:rsidRDefault="00D84857">
      <w:pPr>
        <w:numPr>
          <w:ilvl w:val="0"/>
          <w:numId w:val="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1"/>
          <w:numId w:val="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Должна вызывать всплывающее окно </w:t>
      </w:r>
      <w:r w:rsidRPr="00D84857">
        <w:rPr>
          <w:rFonts w:asciiTheme="majorHAnsi" w:hAnsiTheme="majorHAnsi" w:cstheme="majorHAnsi"/>
          <w:u w:val="single"/>
        </w:rPr>
        <w:t>Просмотр договора на доработк</w:t>
      </w:r>
      <w:proofErr w:type="gramStart"/>
      <w:r w:rsidRPr="00D84857">
        <w:rPr>
          <w:rFonts w:asciiTheme="majorHAnsi" w:hAnsiTheme="majorHAnsi" w:cstheme="majorHAnsi"/>
          <w:u w:val="single"/>
        </w:rPr>
        <w:t>у</w:t>
      </w:r>
      <w:r w:rsidRPr="00D84857">
        <w:rPr>
          <w:rFonts w:asciiTheme="majorHAnsi" w:hAnsiTheme="majorHAnsi" w:cstheme="majorHAnsi"/>
        </w:rPr>
        <w:t>(</w:t>
      </w:r>
      <w:proofErr w:type="gramEnd"/>
      <w:r w:rsidRPr="00D84857">
        <w:rPr>
          <w:rFonts w:asciiTheme="majorHAnsi" w:hAnsiTheme="majorHAnsi" w:cstheme="majorHAnsi"/>
        </w:rPr>
        <w:t>описано ниже)</w:t>
      </w:r>
    </w:p>
    <w:p w:rsidR="00A002A8" w:rsidRPr="00D84857" w:rsidRDefault="00D84857">
      <w:pPr>
        <w:numPr>
          <w:ilvl w:val="0"/>
          <w:numId w:val="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У</w:t>
      </w:r>
      <w:proofErr w:type="gramEnd"/>
      <w:r w:rsidRPr="00D84857">
        <w:rPr>
          <w:rFonts w:asciiTheme="majorHAnsi" w:hAnsiTheme="majorHAnsi" w:cstheme="majorHAnsi"/>
          <w:b/>
        </w:rPr>
        <w:t xml:space="preserve">далить </w:t>
      </w:r>
    </w:p>
    <w:p w:rsidR="00A002A8" w:rsidRPr="00D84857" w:rsidRDefault="00D84857">
      <w:pPr>
        <w:numPr>
          <w:ilvl w:val="1"/>
          <w:numId w:val="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37" w:name="_hegabd2rxc9o" w:colFirst="0" w:colLast="0"/>
      <w:bookmarkEnd w:id="37"/>
      <w:r w:rsidRPr="00D84857">
        <w:rPr>
          <w:rFonts w:asciiTheme="majorHAnsi" w:hAnsiTheme="majorHAnsi" w:cstheme="majorHAnsi"/>
        </w:rPr>
        <w:br w:type="page"/>
      </w: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38" w:name="_mykkjyk0boqp" w:colFirst="0" w:colLast="0"/>
      <w:bookmarkEnd w:id="38"/>
      <w:r w:rsidRPr="00D84857">
        <w:rPr>
          <w:rFonts w:asciiTheme="majorHAnsi" w:hAnsiTheme="majorHAnsi" w:cstheme="majorHAnsi"/>
        </w:rPr>
        <w:lastRenderedPageBreak/>
        <w:t>Просмотр договора на доработку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222E81DE" wp14:editId="6D38EC59">
            <wp:extent cx="5731200" cy="50673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lastRenderedPageBreak/>
        <w:drawing>
          <wp:inline distT="114300" distB="114300" distL="114300" distR="114300" wp14:anchorId="3BD01635" wp14:editId="38F0BD1B">
            <wp:extent cx="5731200" cy="7162800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u w:val="single"/>
        </w:rPr>
      </w:pPr>
      <w:r w:rsidRPr="00D84857">
        <w:rPr>
          <w:rFonts w:asciiTheme="majorHAnsi" w:hAnsiTheme="majorHAnsi" w:cstheme="majorHAnsi"/>
        </w:rPr>
        <w:t xml:space="preserve">Окно представлено блоком </w:t>
      </w:r>
      <w:r w:rsidRPr="00D84857">
        <w:rPr>
          <w:rFonts w:asciiTheme="majorHAnsi" w:hAnsiTheme="majorHAnsi" w:cstheme="majorHAnsi"/>
          <w:u w:val="single"/>
        </w:rPr>
        <w:t>Краткая информация о создателе документа</w:t>
      </w:r>
      <w:r w:rsidRPr="00D84857">
        <w:rPr>
          <w:rFonts w:asciiTheme="majorHAnsi" w:hAnsiTheme="majorHAnsi" w:cstheme="majorHAnsi"/>
        </w:rPr>
        <w:t xml:space="preserve">, блок </w:t>
      </w:r>
      <w:r w:rsidRPr="00D84857">
        <w:rPr>
          <w:rFonts w:asciiTheme="majorHAnsi" w:hAnsiTheme="majorHAnsi" w:cstheme="majorHAnsi"/>
          <w:u w:val="single"/>
        </w:rPr>
        <w:t>Редактирования информации о проводимом документе</w:t>
      </w:r>
      <w:r w:rsidRPr="00D84857">
        <w:rPr>
          <w:rFonts w:asciiTheme="majorHAnsi" w:hAnsiTheme="majorHAnsi" w:cstheme="majorHAnsi"/>
        </w:rPr>
        <w:t xml:space="preserve">, блок </w:t>
      </w:r>
      <w:r w:rsidRPr="00D84857">
        <w:rPr>
          <w:rFonts w:asciiTheme="majorHAnsi" w:hAnsiTheme="majorHAnsi" w:cstheme="majorHAnsi"/>
          <w:u w:val="single"/>
        </w:rPr>
        <w:t>Подписи</w:t>
      </w:r>
      <w:r w:rsidRPr="00D84857">
        <w:rPr>
          <w:rFonts w:asciiTheme="majorHAnsi" w:hAnsiTheme="majorHAnsi" w:cstheme="majorHAnsi"/>
        </w:rPr>
        <w:t xml:space="preserve">, блок </w:t>
      </w:r>
      <w:r w:rsidRPr="00D84857">
        <w:rPr>
          <w:rFonts w:asciiTheme="majorHAnsi" w:hAnsiTheme="majorHAnsi" w:cstheme="majorHAnsi"/>
          <w:u w:val="single"/>
        </w:rPr>
        <w:t>Замечания</w:t>
      </w:r>
      <w:r w:rsidRPr="00D84857">
        <w:rPr>
          <w:rFonts w:asciiTheme="majorHAnsi" w:hAnsiTheme="majorHAnsi" w:cstheme="majorHAnsi"/>
        </w:rPr>
        <w:t xml:space="preserve">, блок </w:t>
      </w:r>
      <w:r w:rsidRPr="00D84857">
        <w:rPr>
          <w:rFonts w:asciiTheme="majorHAnsi" w:hAnsiTheme="majorHAnsi" w:cstheme="majorHAnsi"/>
          <w:u w:val="single"/>
        </w:rPr>
        <w:t>Кнопок для согласования</w:t>
      </w:r>
      <w:r w:rsidRPr="00D84857">
        <w:rPr>
          <w:rFonts w:asciiTheme="majorHAnsi" w:hAnsiTheme="majorHAnsi" w:cstheme="majorHAnsi"/>
        </w:rPr>
        <w:t xml:space="preserve">, блок </w:t>
      </w:r>
      <w:r w:rsidRPr="00D84857">
        <w:rPr>
          <w:rFonts w:asciiTheme="majorHAnsi" w:hAnsiTheme="majorHAnsi" w:cstheme="majorHAnsi"/>
          <w:u w:val="single"/>
        </w:rPr>
        <w:t>Комментарий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блоков: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39" w:name="_q4pzvschl2fp" w:colFirst="0" w:colLast="0"/>
      <w:bookmarkEnd w:id="39"/>
      <w:r w:rsidRPr="00D84857">
        <w:rPr>
          <w:rFonts w:asciiTheme="majorHAnsi" w:hAnsiTheme="majorHAnsi" w:cstheme="majorHAnsi"/>
        </w:rPr>
        <w:lastRenderedPageBreak/>
        <w:t>Блок Краткая информация о создателе документа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Предоставляет краткую информацию о создателе документа. Состоит из</w:t>
      </w:r>
    </w:p>
    <w:p w:rsidR="00A002A8" w:rsidRPr="00D84857" w:rsidRDefault="00D84857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Строки</w:t>
      </w:r>
      <w:proofErr w:type="gramStart"/>
      <w:r w:rsidRPr="00D84857">
        <w:rPr>
          <w:rFonts w:asciiTheme="majorHAnsi" w:hAnsiTheme="majorHAnsi" w:cstheme="majorHAnsi"/>
        </w:rPr>
        <w:t xml:space="preserve"> О</w:t>
      </w:r>
      <w:proofErr w:type="gramEnd"/>
      <w:r w:rsidRPr="00D84857">
        <w:rPr>
          <w:rFonts w:asciiTheme="majorHAnsi" w:hAnsiTheme="majorHAnsi" w:cstheme="majorHAnsi"/>
        </w:rPr>
        <w:t>т</w:t>
      </w:r>
    </w:p>
    <w:p w:rsidR="00A002A8" w:rsidRPr="00D84857" w:rsidRDefault="00D84857">
      <w:pPr>
        <w:numPr>
          <w:ilvl w:val="1"/>
          <w:numId w:val="1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Строка представлена маской</w:t>
      </w:r>
      <w:proofErr w:type="gramStart"/>
      <w:r w:rsidRPr="00D84857">
        <w:rPr>
          <w:rFonts w:asciiTheme="majorHAnsi" w:hAnsiTheme="majorHAnsi" w:cstheme="majorHAnsi"/>
        </w:rPr>
        <w:t xml:space="preserve"> О</w:t>
      </w:r>
      <w:proofErr w:type="gramEnd"/>
      <w:r w:rsidRPr="00D84857">
        <w:rPr>
          <w:rFonts w:asciiTheme="majorHAnsi" w:hAnsiTheme="majorHAnsi" w:cstheme="majorHAnsi"/>
        </w:rPr>
        <w:t>т: {Имя пользователя}</w:t>
      </w:r>
    </w:p>
    <w:p w:rsidR="00A002A8" w:rsidRPr="00D84857" w:rsidRDefault="00D84857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Строки Должность</w:t>
      </w:r>
    </w:p>
    <w:p w:rsidR="00A002A8" w:rsidRPr="00D84857" w:rsidRDefault="00D84857">
      <w:pPr>
        <w:numPr>
          <w:ilvl w:val="1"/>
          <w:numId w:val="1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Строка представлена маской Должность: {наименование должности пользователя}</w:t>
      </w:r>
    </w:p>
    <w:p w:rsidR="00A002A8" w:rsidRPr="00D84857" w:rsidRDefault="00D84857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Строки Тип договора</w:t>
      </w:r>
    </w:p>
    <w:p w:rsidR="00A002A8" w:rsidRPr="00D84857" w:rsidRDefault="00D84857">
      <w:pPr>
        <w:numPr>
          <w:ilvl w:val="1"/>
          <w:numId w:val="1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Строка представлена маской Тип договора: {Закуп ТРУ}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40" w:name="_dv6ol1jc29xu" w:colFirst="0" w:colLast="0"/>
      <w:bookmarkEnd w:id="40"/>
      <w:r w:rsidRPr="00D84857">
        <w:rPr>
          <w:rFonts w:asciiTheme="majorHAnsi" w:hAnsiTheme="majorHAnsi" w:cstheme="majorHAnsi"/>
        </w:rPr>
        <w:t xml:space="preserve">Блок Редактирования информации о проводимом документе 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Дублирует блок </w:t>
      </w:r>
      <w:hyperlink w:anchor="_oghock5o7b13">
        <w:r w:rsidRPr="00D84857">
          <w:rPr>
            <w:rFonts w:asciiTheme="majorHAnsi" w:hAnsiTheme="majorHAnsi" w:cstheme="majorHAnsi"/>
            <w:color w:val="1155CC"/>
            <w:u w:val="single"/>
          </w:rPr>
          <w:t>Создание документа</w:t>
        </w:r>
      </w:hyperlink>
      <w:r w:rsidRPr="00D84857">
        <w:rPr>
          <w:rFonts w:asciiTheme="majorHAnsi" w:hAnsiTheme="majorHAnsi" w:cstheme="majorHAnsi"/>
        </w:rPr>
        <w:t xml:space="preserve">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Отличия - в блоке Файлы появилась кнопка Просмотр файла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u w:val="single"/>
        </w:rPr>
      </w:pPr>
      <w:r w:rsidRPr="00D84857">
        <w:rPr>
          <w:rFonts w:asciiTheme="majorHAnsi" w:hAnsiTheme="majorHAnsi" w:cstheme="majorHAnsi"/>
        </w:rPr>
        <w:t>Редактирование открывается при нажатии кнопки</w:t>
      </w:r>
      <w:proofErr w:type="gramStart"/>
      <w:r w:rsidRPr="00D84857">
        <w:rPr>
          <w:rFonts w:asciiTheme="majorHAnsi" w:hAnsiTheme="majorHAnsi" w:cstheme="majorHAnsi"/>
        </w:rPr>
        <w:t xml:space="preserve"> Р</w:t>
      </w:r>
      <w:proofErr w:type="gramEnd"/>
      <w:r w:rsidRPr="00D84857">
        <w:rPr>
          <w:rFonts w:asciiTheme="majorHAnsi" w:hAnsiTheme="majorHAnsi" w:cstheme="majorHAnsi"/>
        </w:rPr>
        <w:t xml:space="preserve">едактировать в блоке </w:t>
      </w:r>
      <w:hyperlink w:anchor="_2vpssr7m73mx">
        <w:r w:rsidRPr="00D84857">
          <w:rPr>
            <w:rFonts w:asciiTheme="majorHAnsi" w:hAnsiTheme="majorHAnsi" w:cstheme="majorHAnsi"/>
            <w:color w:val="1155CC"/>
            <w:u w:val="single"/>
          </w:rPr>
          <w:t>Кнопки для согласования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41" w:name="_nr5bb6893yay" w:colFirst="0" w:colLast="0"/>
      <w:bookmarkEnd w:id="41"/>
      <w:r w:rsidRPr="00D84857">
        <w:rPr>
          <w:rFonts w:asciiTheme="majorHAnsi" w:hAnsiTheme="majorHAnsi" w:cstheme="majorHAnsi"/>
        </w:rPr>
        <w:t>Блок Подписи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Дублирует блок </w:t>
      </w:r>
      <w:hyperlink w:anchor="_fchawglxf0ei">
        <w:r w:rsidRPr="00D84857">
          <w:rPr>
            <w:rFonts w:asciiTheme="majorHAnsi" w:hAnsiTheme="majorHAnsi" w:cstheme="majorHAnsi"/>
            <w:color w:val="1155CC"/>
            <w:u w:val="single"/>
          </w:rPr>
          <w:t>Подписи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42" w:name="_mul71xgzcolw" w:colFirst="0" w:colLast="0"/>
      <w:bookmarkEnd w:id="42"/>
      <w:r w:rsidRPr="00D84857">
        <w:rPr>
          <w:rFonts w:asciiTheme="majorHAnsi" w:hAnsiTheme="majorHAnsi" w:cstheme="majorHAnsi"/>
        </w:rPr>
        <w:t>Блок Замечания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Дублирует блок </w:t>
      </w:r>
      <w:hyperlink w:anchor="_wl2rhpx17zju">
        <w:r w:rsidRPr="00D84857">
          <w:rPr>
            <w:rFonts w:asciiTheme="majorHAnsi" w:hAnsiTheme="majorHAnsi" w:cstheme="majorHAnsi"/>
            <w:color w:val="1155CC"/>
            <w:u w:val="single"/>
          </w:rPr>
          <w:t>Замечания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43" w:name="_2vpssr7m73mx" w:colFirst="0" w:colLast="0"/>
      <w:bookmarkEnd w:id="43"/>
      <w:r w:rsidRPr="00D84857">
        <w:rPr>
          <w:rFonts w:asciiTheme="majorHAnsi" w:hAnsiTheme="majorHAnsi" w:cstheme="majorHAnsi"/>
        </w:rPr>
        <w:t>Блок Кнопок для согласования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Представлен кнопками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О</w:t>
      </w:r>
      <w:proofErr w:type="gramEnd"/>
      <w:r w:rsidRPr="00D84857">
        <w:rPr>
          <w:rFonts w:asciiTheme="majorHAnsi" w:hAnsiTheme="majorHAnsi" w:cstheme="majorHAnsi"/>
          <w:b/>
        </w:rPr>
        <w:t>тменить, Редактировать, Отправить на согласование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Описание:</w:t>
      </w:r>
    </w:p>
    <w:p w:rsidR="00A002A8" w:rsidRPr="00D84857" w:rsidRDefault="00D84857">
      <w:pPr>
        <w:numPr>
          <w:ilvl w:val="0"/>
          <w:numId w:val="3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О</w:t>
      </w:r>
      <w:proofErr w:type="gramEnd"/>
      <w:r w:rsidRPr="00D84857">
        <w:rPr>
          <w:rFonts w:asciiTheme="majorHAnsi" w:hAnsiTheme="majorHAnsi" w:cstheme="majorHAnsi"/>
        </w:rPr>
        <w:t xml:space="preserve">тменить </w:t>
      </w:r>
    </w:p>
    <w:p w:rsidR="00A002A8" w:rsidRPr="00D84857" w:rsidRDefault="00D84857">
      <w:pPr>
        <w:numPr>
          <w:ilvl w:val="1"/>
          <w:numId w:val="3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Должна закрыть окно без сохранения текущей информации</w:t>
      </w:r>
    </w:p>
    <w:p w:rsidR="00A002A8" w:rsidRPr="00D84857" w:rsidRDefault="00D84857">
      <w:pPr>
        <w:numPr>
          <w:ilvl w:val="0"/>
          <w:numId w:val="3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Р</w:t>
      </w:r>
      <w:proofErr w:type="gramEnd"/>
      <w:r w:rsidRPr="00D84857">
        <w:rPr>
          <w:rFonts w:asciiTheme="majorHAnsi" w:hAnsiTheme="majorHAnsi" w:cstheme="majorHAnsi"/>
        </w:rPr>
        <w:t>едактировать</w:t>
      </w:r>
    </w:p>
    <w:p w:rsidR="00A002A8" w:rsidRPr="00D84857" w:rsidRDefault="00D84857">
      <w:pPr>
        <w:numPr>
          <w:ilvl w:val="1"/>
          <w:numId w:val="3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Открывает возможность внесения изменений в информацию о договоре на проведение</w:t>
      </w:r>
    </w:p>
    <w:p w:rsidR="00A002A8" w:rsidRPr="00D84857" w:rsidRDefault="00D84857">
      <w:pPr>
        <w:numPr>
          <w:ilvl w:val="0"/>
          <w:numId w:val="3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О</w:t>
      </w:r>
      <w:proofErr w:type="gramEnd"/>
      <w:r w:rsidRPr="00D84857">
        <w:rPr>
          <w:rFonts w:asciiTheme="majorHAnsi" w:hAnsiTheme="majorHAnsi" w:cstheme="majorHAnsi"/>
        </w:rPr>
        <w:t>тправить на согласование</w:t>
      </w:r>
    </w:p>
    <w:p w:rsidR="00A002A8" w:rsidRPr="00D84857" w:rsidRDefault="00D84857">
      <w:pPr>
        <w:numPr>
          <w:ilvl w:val="1"/>
          <w:numId w:val="3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на эту кнопку все изменения, внесенные в договор, сохраняются, и договор отправляется на согласование к тому человеку, который отклонил договор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44" w:name="_miq8g1m6yxdl" w:colFirst="0" w:colLast="0"/>
      <w:bookmarkEnd w:id="44"/>
      <w:r w:rsidRPr="00D84857">
        <w:rPr>
          <w:rFonts w:asciiTheme="majorHAnsi" w:hAnsiTheme="majorHAnsi" w:cstheme="majorHAnsi"/>
        </w:rPr>
        <w:t>Блок Комментарий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Дублирует блок </w:t>
      </w:r>
      <w:hyperlink w:anchor="_zaei4tl8wj3c">
        <w:r w:rsidRPr="00D84857">
          <w:rPr>
            <w:rFonts w:asciiTheme="majorHAnsi" w:hAnsiTheme="majorHAnsi" w:cstheme="majorHAnsi"/>
            <w:color w:val="1155CC"/>
            <w:u w:val="single"/>
          </w:rPr>
          <w:t>Комментарии</w:t>
        </w:r>
      </w:hyperlink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45" w:name="_x9bn9b1gvrtx" w:colFirst="0" w:colLast="0"/>
      <w:bookmarkEnd w:id="45"/>
      <w:r w:rsidRPr="00D84857">
        <w:rPr>
          <w:rFonts w:asciiTheme="majorHAnsi" w:hAnsiTheme="majorHAnsi" w:cstheme="majorHAnsi"/>
        </w:rPr>
        <w:br w:type="page"/>
      </w:r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46" w:name="_1bb4tcd3dkrx" w:colFirst="0" w:colLast="0"/>
      <w:bookmarkEnd w:id="46"/>
      <w:r w:rsidRPr="00D84857">
        <w:rPr>
          <w:rFonts w:asciiTheme="majorHAnsi" w:hAnsiTheme="majorHAnsi" w:cstheme="majorHAnsi"/>
        </w:rPr>
        <w:lastRenderedPageBreak/>
        <w:t xml:space="preserve">Подраздел </w:t>
      </w:r>
      <w:proofErr w:type="gramStart"/>
      <w:r w:rsidRPr="00D84857">
        <w:rPr>
          <w:rFonts w:asciiTheme="majorHAnsi" w:hAnsiTheme="majorHAnsi" w:cstheme="majorHAnsi"/>
        </w:rPr>
        <w:t>Согласованные</w:t>
      </w:r>
      <w:proofErr w:type="gramEnd"/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Подраздел служит для того чтобы отображать согласованные документы для каждого пользователя. Документ </w:t>
      </w:r>
      <w:proofErr w:type="gramStart"/>
      <w:r w:rsidRPr="00D84857">
        <w:rPr>
          <w:rFonts w:asciiTheme="majorHAnsi" w:hAnsiTheme="majorHAnsi" w:cstheme="majorHAnsi"/>
        </w:rPr>
        <w:t>согласован</w:t>
      </w:r>
      <w:proofErr w:type="gramEnd"/>
      <w:r w:rsidRPr="00D84857">
        <w:rPr>
          <w:rFonts w:asciiTheme="majorHAnsi" w:hAnsiTheme="majorHAnsi" w:cstheme="majorHAnsi"/>
        </w:rPr>
        <w:t xml:space="preserve"> когда получает статус Утвержден. Документ получает статус Утвержден когда прошел согласование по всем этапам в Подпис</w:t>
      </w:r>
      <w:proofErr w:type="gramStart"/>
      <w:r w:rsidRPr="00D84857">
        <w:rPr>
          <w:rFonts w:asciiTheme="majorHAnsi" w:hAnsiTheme="majorHAnsi" w:cstheme="majorHAnsi"/>
        </w:rPr>
        <w:t>и(</w:t>
      </w:r>
      <w:proofErr w:type="gramEnd"/>
      <w:r w:rsidRPr="00D84857">
        <w:rPr>
          <w:rFonts w:asciiTheme="majorHAnsi" w:hAnsiTheme="majorHAnsi" w:cstheme="majorHAnsi"/>
        </w:rPr>
        <w:t xml:space="preserve">больше описания в </w:t>
      </w:r>
      <w:hyperlink w:anchor="_sc1dhhfl1e77">
        <w:r w:rsidRPr="00D84857">
          <w:rPr>
            <w:rFonts w:asciiTheme="majorHAnsi" w:hAnsiTheme="majorHAnsi" w:cstheme="majorHAnsi"/>
            <w:color w:val="1155CC"/>
            <w:u w:val="single"/>
          </w:rPr>
          <w:t>Разделе Подписание</w:t>
        </w:r>
      </w:hyperlink>
      <w:r w:rsidRPr="00D84857">
        <w:rPr>
          <w:rFonts w:asciiTheme="majorHAnsi" w:hAnsiTheme="majorHAnsi" w:cstheme="majorHAnsi"/>
        </w:rPr>
        <w:t>)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>Список элементов подраздела - таблица, кнопки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У</w:t>
      </w:r>
      <w:proofErr w:type="gramEnd"/>
      <w:r w:rsidRPr="00D84857">
        <w:rPr>
          <w:rFonts w:asciiTheme="majorHAnsi" w:hAnsiTheme="majorHAnsi" w:cstheme="majorHAnsi"/>
          <w:b/>
        </w:rPr>
        <w:t>далить, Просмотр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элементов:</w:t>
      </w:r>
    </w:p>
    <w:p w:rsidR="00A002A8" w:rsidRPr="00D84857" w:rsidRDefault="00D84857">
      <w:pPr>
        <w:numPr>
          <w:ilvl w:val="0"/>
          <w:numId w:val="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Таблица аналогична таблице в </w:t>
      </w:r>
      <w:hyperlink w:anchor="_cfuy971rnxrv">
        <w:r w:rsidRPr="00D84857">
          <w:rPr>
            <w:rFonts w:asciiTheme="majorHAnsi" w:hAnsiTheme="majorHAnsi" w:cstheme="majorHAnsi"/>
            <w:color w:val="1155CC"/>
            <w:u w:val="single"/>
          </w:rPr>
          <w:t>подразделе</w:t>
        </w:r>
        <w:proofErr w:type="gramStart"/>
        <w:r w:rsidRPr="00D84857">
          <w:rPr>
            <w:rFonts w:asciiTheme="majorHAnsi" w:hAnsiTheme="majorHAnsi" w:cstheme="majorHAnsi"/>
            <w:color w:val="1155CC"/>
            <w:u w:val="single"/>
          </w:rPr>
          <w:t xml:space="preserve"> Н</w:t>
        </w:r>
        <w:proofErr w:type="gramEnd"/>
        <w:r w:rsidRPr="00D84857">
          <w:rPr>
            <w:rFonts w:asciiTheme="majorHAnsi" w:hAnsiTheme="majorHAnsi" w:cstheme="majorHAnsi"/>
            <w:color w:val="1155CC"/>
            <w:u w:val="single"/>
          </w:rPr>
          <w:t>а доработку</w:t>
        </w:r>
      </w:hyperlink>
    </w:p>
    <w:p w:rsidR="00A002A8" w:rsidRPr="00D84857" w:rsidRDefault="00D84857">
      <w:pPr>
        <w:numPr>
          <w:ilvl w:val="0"/>
          <w:numId w:val="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Поведение кнопки</w:t>
      </w:r>
      <w:proofErr w:type="gramStart"/>
      <w:r w:rsidRPr="00D84857">
        <w:rPr>
          <w:rFonts w:asciiTheme="majorHAnsi" w:hAnsiTheme="majorHAnsi" w:cstheme="majorHAnsi"/>
        </w:rPr>
        <w:t xml:space="preserve"> У</w:t>
      </w:r>
      <w:proofErr w:type="gramEnd"/>
      <w:r w:rsidRPr="00D84857">
        <w:rPr>
          <w:rFonts w:asciiTheme="majorHAnsi" w:hAnsiTheme="majorHAnsi" w:cstheme="majorHAnsi"/>
        </w:rPr>
        <w:t xml:space="preserve">далить аналогично поведению в </w:t>
      </w:r>
      <w:hyperlink w:anchor="_cfuy971rnxrv">
        <w:r w:rsidRPr="00D84857">
          <w:rPr>
            <w:rFonts w:asciiTheme="majorHAnsi" w:hAnsiTheme="majorHAnsi" w:cstheme="majorHAnsi"/>
            <w:color w:val="1155CC"/>
            <w:u w:val="single"/>
          </w:rPr>
          <w:t>подразделе На доработку</w:t>
        </w:r>
      </w:hyperlink>
    </w:p>
    <w:p w:rsidR="00A002A8" w:rsidRPr="00D84857" w:rsidRDefault="00D84857">
      <w:pPr>
        <w:numPr>
          <w:ilvl w:val="0"/>
          <w:numId w:val="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 Просмотр</w:t>
      </w:r>
    </w:p>
    <w:p w:rsidR="00A002A8" w:rsidRPr="00D84857" w:rsidRDefault="00D84857">
      <w:pPr>
        <w:numPr>
          <w:ilvl w:val="1"/>
          <w:numId w:val="5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Открывает форму Просмотр согласованного документ</w:t>
      </w:r>
      <w:proofErr w:type="gramStart"/>
      <w:r w:rsidRPr="00D84857">
        <w:rPr>
          <w:rFonts w:asciiTheme="majorHAnsi" w:hAnsiTheme="majorHAnsi" w:cstheme="majorHAnsi"/>
        </w:rPr>
        <w:t>а(</w:t>
      </w:r>
      <w:proofErr w:type="gramEnd"/>
      <w:r w:rsidRPr="00D84857">
        <w:rPr>
          <w:rFonts w:asciiTheme="majorHAnsi" w:hAnsiTheme="majorHAnsi" w:cstheme="majorHAnsi"/>
        </w:rPr>
        <w:t>описано ниже)</w:t>
      </w: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47" w:name="_uq21dhaou0om" w:colFirst="0" w:colLast="0"/>
      <w:bookmarkEnd w:id="47"/>
      <w:r w:rsidRPr="00D84857">
        <w:rPr>
          <w:rFonts w:asciiTheme="majorHAnsi" w:hAnsiTheme="majorHAnsi" w:cstheme="majorHAnsi"/>
        </w:rPr>
        <w:t>Просмотр согласованного документа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Состоит из </w:t>
      </w:r>
    </w:p>
    <w:p w:rsidR="00A002A8" w:rsidRPr="00D84857" w:rsidRDefault="00D84857">
      <w:pPr>
        <w:numPr>
          <w:ilvl w:val="0"/>
          <w:numId w:val="1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блока Краткой информации о документе</w:t>
      </w:r>
    </w:p>
    <w:p w:rsidR="00A002A8" w:rsidRPr="00D84857" w:rsidRDefault="00D84857">
      <w:pPr>
        <w:numPr>
          <w:ilvl w:val="0"/>
          <w:numId w:val="1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блока Прикрепленных файлов</w:t>
      </w:r>
    </w:p>
    <w:p w:rsidR="00A002A8" w:rsidRPr="00D84857" w:rsidRDefault="00D84857">
      <w:pPr>
        <w:numPr>
          <w:ilvl w:val="0"/>
          <w:numId w:val="1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блока Файл согласованного договора</w:t>
      </w:r>
    </w:p>
    <w:p w:rsidR="00A002A8" w:rsidRPr="00D84857" w:rsidRDefault="00D84857">
      <w:pPr>
        <w:numPr>
          <w:ilvl w:val="0"/>
          <w:numId w:val="1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Блока Подписи</w:t>
      </w:r>
    </w:p>
    <w:p w:rsidR="00A002A8" w:rsidRPr="00D84857" w:rsidRDefault="00D84857">
      <w:pPr>
        <w:numPr>
          <w:ilvl w:val="0"/>
          <w:numId w:val="1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Блока Кнопок</w:t>
      </w:r>
    </w:p>
    <w:p w:rsidR="00A002A8" w:rsidRPr="00D84857" w:rsidRDefault="00D84857">
      <w:pPr>
        <w:numPr>
          <w:ilvl w:val="0"/>
          <w:numId w:val="1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Блока Замечания</w:t>
      </w:r>
    </w:p>
    <w:p w:rsidR="00A002A8" w:rsidRPr="00D84857" w:rsidRDefault="00D84857">
      <w:pPr>
        <w:numPr>
          <w:ilvl w:val="0"/>
          <w:numId w:val="18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Блока Комментарии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48" w:name="_u3x8b6a04am0" w:colFirst="0" w:colLast="0"/>
      <w:bookmarkEnd w:id="48"/>
      <w:r w:rsidRPr="00D84857">
        <w:rPr>
          <w:rFonts w:asciiTheme="majorHAnsi" w:hAnsiTheme="majorHAnsi" w:cstheme="majorHAnsi"/>
        </w:rPr>
        <w:t>Блок Краткой информации о документе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Поведение аналогично блоку </w:t>
      </w:r>
      <w:hyperlink w:anchor="_9fvfbu2js0qy">
        <w:r w:rsidRPr="00D84857">
          <w:rPr>
            <w:rFonts w:asciiTheme="majorHAnsi" w:hAnsiTheme="majorHAnsi" w:cstheme="majorHAnsi"/>
            <w:color w:val="1155CC"/>
            <w:u w:val="single"/>
          </w:rPr>
          <w:t>Краткой информации о документе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49" w:name="_7agmzrchw7k1" w:colFirst="0" w:colLast="0"/>
      <w:bookmarkEnd w:id="49"/>
      <w:r w:rsidRPr="00D84857">
        <w:rPr>
          <w:rFonts w:asciiTheme="majorHAnsi" w:hAnsiTheme="majorHAnsi" w:cstheme="majorHAnsi"/>
        </w:rPr>
        <w:t>Блок Прикрепленных файлов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Поведение аналогично блоку </w:t>
      </w:r>
      <w:hyperlink w:anchor="_ox7vuq3nv149">
        <w:r w:rsidRPr="00D84857">
          <w:rPr>
            <w:rFonts w:asciiTheme="majorHAnsi" w:hAnsiTheme="majorHAnsi" w:cstheme="majorHAnsi"/>
            <w:color w:val="1155CC"/>
            <w:u w:val="single"/>
          </w:rPr>
          <w:t>Прикрепленных файлов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50" w:name="_xfypgdo1r3oh" w:colFirst="0" w:colLast="0"/>
      <w:bookmarkEnd w:id="50"/>
      <w:r w:rsidRPr="00D84857">
        <w:rPr>
          <w:rFonts w:asciiTheme="majorHAnsi" w:hAnsiTheme="majorHAnsi" w:cstheme="majorHAnsi"/>
        </w:rPr>
        <w:t>Блок Файл согласованного договора</w:t>
      </w: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>Состоит из кнопки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П</w:t>
      </w:r>
      <w:proofErr w:type="gramEnd"/>
      <w:r w:rsidRPr="00D84857">
        <w:rPr>
          <w:rFonts w:asciiTheme="majorHAnsi" w:hAnsiTheme="majorHAnsi" w:cstheme="majorHAnsi"/>
          <w:b/>
        </w:rPr>
        <w:t>олучить файл согласованного договора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на кнопку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П</w:t>
      </w:r>
      <w:proofErr w:type="gramEnd"/>
      <w:r w:rsidRPr="00D84857">
        <w:rPr>
          <w:rFonts w:asciiTheme="majorHAnsi" w:hAnsiTheme="majorHAnsi" w:cstheme="majorHAnsi"/>
          <w:b/>
        </w:rPr>
        <w:t>олучить файл согласованного договора</w:t>
      </w:r>
      <w:r w:rsidRPr="00D84857">
        <w:rPr>
          <w:rFonts w:asciiTheme="majorHAnsi" w:hAnsiTheme="majorHAnsi" w:cstheme="majorHAnsi"/>
        </w:rPr>
        <w:t xml:space="preserve"> должен выводится на печать файл Лист согласования, который содержит в себе поля Тип договора, Наименование, Примечание, Основание, Исполнитель, Телефон исполнителя, Полученный сторонами оригинал договора получен, QR код с вышеуказанной информацией, таблица согласования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lastRenderedPageBreak/>
        <w:drawing>
          <wp:inline distT="114300" distB="114300" distL="114300" distR="114300" wp14:anchorId="06938416" wp14:editId="643EFA36">
            <wp:extent cx="5731200" cy="81915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9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Таблица согласования состоит из колонок Наименование должност</w:t>
      </w:r>
      <w:proofErr w:type="gramStart"/>
      <w:r w:rsidRPr="00D84857">
        <w:rPr>
          <w:rFonts w:asciiTheme="majorHAnsi" w:hAnsiTheme="majorHAnsi" w:cstheme="majorHAnsi"/>
        </w:rPr>
        <w:t>и(</w:t>
      </w:r>
      <w:proofErr w:type="gramEnd"/>
      <w:r w:rsidRPr="00D84857">
        <w:rPr>
          <w:rFonts w:asciiTheme="majorHAnsi" w:hAnsiTheme="majorHAnsi" w:cstheme="majorHAnsi"/>
        </w:rPr>
        <w:t xml:space="preserve">подразделения)/ -согласовано; -не </w:t>
      </w:r>
      <w:proofErr w:type="spellStart"/>
      <w:r w:rsidRPr="00D84857">
        <w:rPr>
          <w:rFonts w:asciiTheme="majorHAnsi" w:hAnsiTheme="majorHAnsi" w:cstheme="majorHAnsi"/>
        </w:rPr>
        <w:t>согласова</w:t>
      </w:r>
      <w:proofErr w:type="spellEnd"/>
      <w:r w:rsidRPr="00D84857">
        <w:rPr>
          <w:rFonts w:asciiTheme="majorHAnsi" w:hAnsiTheme="majorHAnsi" w:cstheme="majorHAnsi"/>
        </w:rPr>
        <w:t>-но; согласовано с замечаниями/ расшифровка подписи/ дата согласования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Таблица заполняется согласно всем стадиям согласования договора без учета возвратов на доработку. </w:t>
      </w:r>
      <w:proofErr w:type="gramStart"/>
      <w:r w:rsidRPr="00D84857">
        <w:rPr>
          <w:rFonts w:asciiTheme="majorHAnsi" w:hAnsiTheme="majorHAnsi" w:cstheme="majorHAnsi"/>
        </w:rPr>
        <w:t>Каждая строка представляет одну стадию согласования и содержит информацию о пользователи, согласовавшего стадию.</w:t>
      </w:r>
      <w:proofErr w:type="gramEnd"/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Колонка Расшифровка подписи содержит в себе ФИО инициалы для подписи пользователя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51" w:name="_1ua1sj4j1dd3" w:colFirst="0" w:colLast="0"/>
      <w:bookmarkEnd w:id="51"/>
      <w:r w:rsidRPr="00D84857">
        <w:rPr>
          <w:rFonts w:asciiTheme="majorHAnsi" w:hAnsiTheme="majorHAnsi" w:cstheme="majorHAnsi"/>
        </w:rPr>
        <w:t>Блок Подписи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Пользователи, которые уже заверили документы. 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Представлены строкой, к которой указана должность, ФИО пользователя и дата </w:t>
      </w:r>
      <w:proofErr w:type="gramStart"/>
      <w:r w:rsidRPr="00D84857">
        <w:rPr>
          <w:rFonts w:asciiTheme="majorHAnsi" w:hAnsiTheme="majorHAnsi" w:cstheme="majorHAnsi"/>
        </w:rPr>
        <w:t>с</w:t>
      </w:r>
      <w:proofErr w:type="gramEnd"/>
      <w:r w:rsidRPr="00D84857">
        <w:rPr>
          <w:rFonts w:asciiTheme="majorHAnsi" w:hAnsiTheme="majorHAnsi" w:cstheme="majorHAnsi"/>
        </w:rPr>
        <w:t xml:space="preserve"> временем подписания документа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52" w:name="_hifpu98bkgsi" w:colFirst="0" w:colLast="0"/>
      <w:bookmarkEnd w:id="52"/>
      <w:r w:rsidRPr="00D84857">
        <w:rPr>
          <w:rFonts w:asciiTheme="majorHAnsi" w:hAnsiTheme="majorHAnsi" w:cstheme="majorHAnsi"/>
        </w:rPr>
        <w:t>Блок Кнопок</w:t>
      </w: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>Представлен кнопкой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О</w:t>
      </w:r>
      <w:proofErr w:type="gramEnd"/>
      <w:r w:rsidRPr="00D84857">
        <w:rPr>
          <w:rFonts w:asciiTheme="majorHAnsi" w:hAnsiTheme="majorHAnsi" w:cstheme="majorHAnsi"/>
          <w:b/>
        </w:rPr>
        <w:t>тправить на регистрацию.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должна переводить документ в Статус регистрацию документов на ООПЗ. После этого документ пропадает из раздела </w:t>
      </w:r>
      <w:proofErr w:type="gramStart"/>
      <w:r w:rsidRPr="00D84857">
        <w:rPr>
          <w:rFonts w:asciiTheme="majorHAnsi" w:hAnsiTheme="majorHAnsi" w:cstheme="majorHAnsi"/>
        </w:rPr>
        <w:t>Согласованные</w:t>
      </w:r>
      <w:proofErr w:type="gramEnd"/>
      <w:r w:rsidRPr="00D84857">
        <w:rPr>
          <w:rFonts w:asciiTheme="majorHAnsi" w:hAnsiTheme="majorHAnsi" w:cstheme="majorHAnsi"/>
        </w:rPr>
        <w:t xml:space="preserve"> и попадает в раздел Регистрация документов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53" w:name="_5aj9upx75ndh" w:colFirst="0" w:colLast="0"/>
      <w:bookmarkEnd w:id="53"/>
      <w:r w:rsidRPr="00D84857">
        <w:rPr>
          <w:rFonts w:asciiTheme="majorHAnsi" w:hAnsiTheme="majorHAnsi" w:cstheme="majorHAnsi"/>
        </w:rPr>
        <w:t>Блок Замечания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wl2rhpx17zju">
        <w:r w:rsidRPr="00D84857">
          <w:rPr>
            <w:rFonts w:asciiTheme="majorHAnsi" w:hAnsiTheme="majorHAnsi" w:cstheme="majorHAnsi"/>
            <w:color w:val="1155CC"/>
            <w:u w:val="single"/>
          </w:rPr>
          <w:t>Замечания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54" w:name="_6y55btva96c4" w:colFirst="0" w:colLast="0"/>
      <w:bookmarkEnd w:id="54"/>
      <w:r w:rsidRPr="00D84857">
        <w:rPr>
          <w:rFonts w:asciiTheme="majorHAnsi" w:hAnsiTheme="majorHAnsi" w:cstheme="majorHAnsi"/>
        </w:rPr>
        <w:t>Блок Комментарии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Дублирует блок </w:t>
      </w:r>
      <w:hyperlink w:anchor="_zaei4tl8wj3c">
        <w:r w:rsidRPr="00D84857">
          <w:rPr>
            <w:rFonts w:asciiTheme="majorHAnsi" w:hAnsiTheme="majorHAnsi" w:cstheme="majorHAnsi"/>
            <w:color w:val="1155CC"/>
            <w:u w:val="single"/>
          </w:rPr>
          <w:t>Комментарии</w:t>
        </w:r>
      </w:hyperlink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55" w:name="_evb2h2hjtsp2" w:colFirst="0" w:colLast="0"/>
      <w:bookmarkEnd w:id="55"/>
      <w:r w:rsidRPr="00D84857">
        <w:rPr>
          <w:rFonts w:asciiTheme="majorHAnsi" w:hAnsiTheme="majorHAnsi" w:cstheme="majorHAnsi"/>
        </w:rPr>
        <w:br w:type="page"/>
      </w:r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56" w:name="_snn25opwlld5" w:colFirst="0" w:colLast="0"/>
      <w:bookmarkEnd w:id="56"/>
      <w:r w:rsidRPr="00D84857">
        <w:rPr>
          <w:rFonts w:asciiTheme="majorHAnsi" w:hAnsiTheme="majorHAnsi" w:cstheme="majorHAnsi"/>
        </w:rPr>
        <w:lastRenderedPageBreak/>
        <w:t>Подраздел Регистрация документов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5F11C8A0" wp14:editId="484A8841">
            <wp:extent cx="5731200" cy="36322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Подраздел служит для регистрации документов в ООПЗ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Подраздел содержит в себе таблицу с документами, ожидающими регистрации в ООПЗ(в статусе</w:t>
      </w:r>
      <w:proofErr w:type="gramStart"/>
      <w:r w:rsidRPr="00D84857">
        <w:rPr>
          <w:rFonts w:asciiTheme="majorHAnsi" w:hAnsiTheme="majorHAnsi" w:cstheme="majorHAnsi"/>
        </w:rPr>
        <w:t xml:space="preserve"> Н</w:t>
      </w:r>
      <w:proofErr w:type="gramEnd"/>
      <w:r w:rsidRPr="00D84857">
        <w:rPr>
          <w:rFonts w:asciiTheme="majorHAnsi" w:hAnsiTheme="majorHAnsi" w:cstheme="majorHAnsi"/>
        </w:rPr>
        <w:t>а регистрации)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>Список элементов подраздела - таблица</w:t>
      </w:r>
      <w:r w:rsidRPr="00D84857">
        <w:rPr>
          <w:rFonts w:asciiTheme="majorHAnsi" w:hAnsiTheme="majorHAnsi" w:cstheme="majorHAnsi"/>
          <w:b/>
        </w:rPr>
        <w:t xml:space="preserve"> Просмотр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элементов:</w:t>
      </w:r>
    </w:p>
    <w:p w:rsidR="00A002A8" w:rsidRPr="00D84857" w:rsidRDefault="00D84857">
      <w:pPr>
        <w:numPr>
          <w:ilvl w:val="0"/>
          <w:numId w:val="3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Таблица аналогична таблице в </w:t>
      </w:r>
      <w:hyperlink w:anchor="_cfuy971rnxrv">
        <w:r w:rsidRPr="00D84857">
          <w:rPr>
            <w:rFonts w:asciiTheme="majorHAnsi" w:hAnsiTheme="majorHAnsi" w:cstheme="majorHAnsi"/>
            <w:color w:val="1155CC"/>
            <w:u w:val="single"/>
          </w:rPr>
          <w:t>подразделе</w:t>
        </w:r>
        <w:proofErr w:type="gramStart"/>
        <w:r w:rsidRPr="00D84857">
          <w:rPr>
            <w:rFonts w:asciiTheme="majorHAnsi" w:hAnsiTheme="majorHAnsi" w:cstheme="majorHAnsi"/>
            <w:color w:val="1155CC"/>
            <w:u w:val="single"/>
          </w:rPr>
          <w:t xml:space="preserve"> Н</w:t>
        </w:r>
        <w:proofErr w:type="gramEnd"/>
        <w:r w:rsidRPr="00D84857">
          <w:rPr>
            <w:rFonts w:asciiTheme="majorHAnsi" w:hAnsiTheme="majorHAnsi" w:cstheme="majorHAnsi"/>
            <w:color w:val="1155CC"/>
            <w:u w:val="single"/>
          </w:rPr>
          <w:t>а доработку</w:t>
        </w:r>
      </w:hyperlink>
    </w:p>
    <w:p w:rsidR="00A002A8" w:rsidRPr="00D84857" w:rsidRDefault="00D84857">
      <w:pPr>
        <w:numPr>
          <w:ilvl w:val="0"/>
          <w:numId w:val="3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 Просмотр</w:t>
      </w:r>
    </w:p>
    <w:p w:rsidR="00A002A8" w:rsidRPr="00D84857" w:rsidRDefault="00D84857">
      <w:pPr>
        <w:numPr>
          <w:ilvl w:val="1"/>
          <w:numId w:val="3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Открывает форму Просмотр документа на регистраци</w:t>
      </w:r>
      <w:proofErr w:type="gramStart"/>
      <w:r w:rsidRPr="00D84857">
        <w:rPr>
          <w:rFonts w:asciiTheme="majorHAnsi" w:hAnsiTheme="majorHAnsi" w:cstheme="majorHAnsi"/>
        </w:rPr>
        <w:t>ю(</w:t>
      </w:r>
      <w:proofErr w:type="gramEnd"/>
      <w:r w:rsidRPr="00D84857">
        <w:rPr>
          <w:rFonts w:asciiTheme="majorHAnsi" w:hAnsiTheme="majorHAnsi" w:cstheme="majorHAnsi"/>
        </w:rPr>
        <w:t>описано ниже)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57" w:name="_cycp594zmjgh" w:colFirst="0" w:colLast="0"/>
      <w:bookmarkEnd w:id="57"/>
      <w:r w:rsidRPr="00D84857">
        <w:rPr>
          <w:rFonts w:asciiTheme="majorHAnsi" w:hAnsiTheme="majorHAnsi" w:cstheme="majorHAnsi"/>
        </w:rPr>
        <w:lastRenderedPageBreak/>
        <w:t>Просмотр документа на регистрацию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6E59EF31" wp14:editId="0B3A12E1">
            <wp:extent cx="5731200" cy="59690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Состоит из блоков Краткая информация о создателе документа, Краткая информация о документе, </w:t>
      </w:r>
      <w:proofErr w:type="spellStart"/>
      <w:r w:rsidRPr="00D84857">
        <w:rPr>
          <w:rFonts w:asciiTheme="majorHAnsi" w:hAnsiTheme="majorHAnsi" w:cstheme="majorHAnsi"/>
        </w:rPr>
        <w:t>Митворг</w:t>
      </w:r>
      <w:proofErr w:type="spellEnd"/>
      <w:r w:rsidRPr="00D84857">
        <w:rPr>
          <w:rFonts w:asciiTheme="majorHAnsi" w:hAnsiTheme="majorHAnsi" w:cstheme="majorHAnsi"/>
        </w:rPr>
        <w:t xml:space="preserve">, Файлы, Подписи, Замечание, кнопки </w:t>
      </w:r>
      <w:r w:rsidRPr="00D84857">
        <w:rPr>
          <w:rFonts w:asciiTheme="majorHAnsi" w:hAnsiTheme="majorHAnsi" w:cstheme="majorHAnsi"/>
          <w:b/>
        </w:rPr>
        <w:t>Документ подписан в ООПЗ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Каждый из блоков, кроме блоков Краткая информация о создателе документа и Краткая информация о документе должен располагаться под катом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 xml:space="preserve">Документ подписан в ООПЗ </w:t>
      </w:r>
      <w:r w:rsidRPr="00D84857">
        <w:rPr>
          <w:rFonts w:asciiTheme="majorHAnsi" w:hAnsiTheme="majorHAnsi" w:cstheme="majorHAnsi"/>
        </w:rPr>
        <w:t xml:space="preserve">должна </w:t>
      </w:r>
      <w:proofErr w:type="gramStart"/>
      <w:r w:rsidRPr="00D84857">
        <w:rPr>
          <w:rFonts w:asciiTheme="majorHAnsi" w:hAnsiTheme="majorHAnsi" w:cstheme="majorHAnsi"/>
        </w:rPr>
        <w:t>переводить документ в статус Утвержден</w:t>
      </w:r>
      <w:proofErr w:type="gramEnd"/>
      <w:r w:rsidRPr="00D84857">
        <w:rPr>
          <w:rFonts w:asciiTheme="majorHAnsi" w:hAnsiTheme="majorHAnsi" w:cstheme="majorHAnsi"/>
        </w:rPr>
        <w:t>, удалять строку документа из текущей таблицы и закрыть окно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58" w:name="_oo8wkosjpcqo" w:colFirst="0" w:colLast="0"/>
      <w:bookmarkEnd w:id="58"/>
      <w:r w:rsidRPr="00D84857">
        <w:rPr>
          <w:rFonts w:asciiTheme="majorHAnsi" w:hAnsiTheme="majorHAnsi" w:cstheme="majorHAnsi"/>
        </w:rPr>
        <w:t>Краткая информация о создателе документа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q4pzvschl2fp">
        <w:r w:rsidRPr="00D84857">
          <w:rPr>
            <w:rFonts w:asciiTheme="majorHAnsi" w:hAnsiTheme="majorHAnsi" w:cstheme="majorHAnsi"/>
            <w:color w:val="1155CC"/>
            <w:u w:val="single"/>
          </w:rPr>
          <w:t>Краткая информация о создателе документа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59" w:name="_s9sv8r82zdk5" w:colFirst="0" w:colLast="0"/>
      <w:bookmarkEnd w:id="59"/>
      <w:proofErr w:type="spellStart"/>
      <w:r w:rsidRPr="00D84857">
        <w:rPr>
          <w:rFonts w:asciiTheme="majorHAnsi" w:hAnsiTheme="majorHAnsi" w:cstheme="majorHAnsi"/>
        </w:rPr>
        <w:lastRenderedPageBreak/>
        <w:t>Митворг</w:t>
      </w:r>
      <w:proofErr w:type="spellEnd"/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Блок служит для внесения информации о регистрации на </w:t>
      </w:r>
      <w:proofErr w:type="spellStart"/>
      <w:r w:rsidRPr="00D84857">
        <w:rPr>
          <w:rFonts w:asciiTheme="majorHAnsi" w:hAnsiTheme="majorHAnsi" w:cstheme="majorHAnsi"/>
        </w:rPr>
        <w:t>Митворге</w:t>
      </w:r>
      <w:proofErr w:type="spellEnd"/>
      <w:r w:rsidRPr="00D84857">
        <w:rPr>
          <w:rFonts w:asciiTheme="majorHAnsi" w:hAnsiTheme="majorHAnsi" w:cstheme="majorHAnsi"/>
        </w:rPr>
        <w:t>. Состоит из кнопок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Р</w:t>
      </w:r>
      <w:proofErr w:type="gramEnd"/>
      <w:r w:rsidRPr="00D84857">
        <w:rPr>
          <w:rFonts w:asciiTheme="majorHAnsi" w:hAnsiTheme="majorHAnsi" w:cstheme="majorHAnsi"/>
          <w:b/>
        </w:rPr>
        <w:t>едактировать, Сохранить, Отменить</w:t>
      </w:r>
      <w:r w:rsidRPr="00D84857">
        <w:rPr>
          <w:rFonts w:asciiTheme="majorHAnsi" w:hAnsiTheme="majorHAnsi" w:cstheme="majorHAnsi"/>
        </w:rPr>
        <w:t xml:space="preserve">, полей Дата регистрации на </w:t>
      </w:r>
      <w:proofErr w:type="spellStart"/>
      <w:r w:rsidRPr="00D84857">
        <w:rPr>
          <w:rFonts w:asciiTheme="majorHAnsi" w:hAnsiTheme="majorHAnsi" w:cstheme="majorHAnsi"/>
        </w:rPr>
        <w:t>Митворге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Митворг</w:t>
      </w:r>
      <w:proofErr w:type="spellEnd"/>
      <w:r w:rsidRPr="00D84857">
        <w:rPr>
          <w:rFonts w:asciiTheme="majorHAnsi" w:hAnsiTheme="majorHAnsi" w:cstheme="majorHAnsi"/>
        </w:rPr>
        <w:t xml:space="preserve"> номер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Изначально поля заблокированы для редактирования, кнопки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С</w:t>
      </w:r>
      <w:proofErr w:type="gramEnd"/>
      <w:r w:rsidRPr="00D84857">
        <w:rPr>
          <w:rFonts w:asciiTheme="majorHAnsi" w:hAnsiTheme="majorHAnsi" w:cstheme="majorHAnsi"/>
          <w:b/>
        </w:rPr>
        <w:t>охранить</w:t>
      </w:r>
      <w:r w:rsidRPr="00D84857">
        <w:rPr>
          <w:rFonts w:asciiTheme="majorHAnsi" w:hAnsiTheme="majorHAnsi" w:cstheme="majorHAnsi"/>
        </w:rPr>
        <w:t xml:space="preserve"> и </w:t>
      </w:r>
      <w:r w:rsidRPr="00D84857">
        <w:rPr>
          <w:rFonts w:asciiTheme="majorHAnsi" w:hAnsiTheme="majorHAnsi" w:cstheme="majorHAnsi"/>
          <w:b/>
        </w:rPr>
        <w:t xml:space="preserve">Отменить </w:t>
      </w:r>
      <w:r w:rsidRPr="00D84857">
        <w:rPr>
          <w:rFonts w:asciiTheme="majorHAnsi" w:hAnsiTheme="majorHAnsi" w:cstheme="majorHAnsi"/>
        </w:rPr>
        <w:t>скрыты. После нажатия на кнопку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Р</w:t>
      </w:r>
      <w:proofErr w:type="gramEnd"/>
      <w:r w:rsidRPr="00D84857">
        <w:rPr>
          <w:rFonts w:asciiTheme="majorHAnsi" w:hAnsiTheme="majorHAnsi" w:cstheme="majorHAnsi"/>
          <w:b/>
        </w:rPr>
        <w:t xml:space="preserve">едактировать </w:t>
      </w:r>
      <w:r w:rsidRPr="00D84857">
        <w:rPr>
          <w:rFonts w:asciiTheme="majorHAnsi" w:hAnsiTheme="majorHAnsi" w:cstheme="majorHAnsi"/>
        </w:rPr>
        <w:t xml:space="preserve">появляются кнопку </w:t>
      </w:r>
      <w:r w:rsidRPr="00D84857">
        <w:rPr>
          <w:rFonts w:asciiTheme="majorHAnsi" w:hAnsiTheme="majorHAnsi" w:cstheme="majorHAnsi"/>
          <w:b/>
        </w:rPr>
        <w:t>Сохранить, Отменить</w:t>
      </w:r>
      <w:r w:rsidRPr="00D84857">
        <w:rPr>
          <w:rFonts w:asciiTheme="majorHAnsi" w:hAnsiTheme="majorHAnsi" w:cstheme="majorHAnsi"/>
        </w:rPr>
        <w:t>, поля становятся доступными для внесения/изменения информации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отсутствии сохраненной информации должен сразу предлагать ввести данные. Если информация есть, то отображать текущую информацию.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полей</w:t>
      </w:r>
    </w:p>
    <w:p w:rsidR="00A002A8" w:rsidRPr="00D84857" w:rsidRDefault="00D84857">
      <w:pPr>
        <w:numPr>
          <w:ilvl w:val="0"/>
          <w:numId w:val="3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Дата регистрации на </w:t>
      </w:r>
      <w:proofErr w:type="spellStart"/>
      <w:r w:rsidRPr="00D84857">
        <w:rPr>
          <w:rFonts w:asciiTheme="majorHAnsi" w:hAnsiTheme="majorHAnsi" w:cstheme="majorHAnsi"/>
        </w:rPr>
        <w:t>Митворге</w:t>
      </w:r>
      <w:proofErr w:type="spellEnd"/>
    </w:p>
    <w:p w:rsidR="00A002A8" w:rsidRPr="00D84857" w:rsidRDefault="00D84857">
      <w:pPr>
        <w:numPr>
          <w:ilvl w:val="1"/>
          <w:numId w:val="3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Дает выбрать любую дату</w:t>
      </w:r>
    </w:p>
    <w:p w:rsidR="00A002A8" w:rsidRPr="00D84857" w:rsidRDefault="00D84857">
      <w:pPr>
        <w:numPr>
          <w:ilvl w:val="1"/>
          <w:numId w:val="3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Изначально заполнено текущей датой</w:t>
      </w:r>
    </w:p>
    <w:p w:rsidR="00A002A8" w:rsidRPr="00D84857" w:rsidRDefault="00D84857">
      <w:pPr>
        <w:numPr>
          <w:ilvl w:val="0"/>
          <w:numId w:val="39"/>
        </w:numPr>
        <w:rPr>
          <w:rFonts w:asciiTheme="majorHAnsi" w:hAnsiTheme="majorHAnsi" w:cstheme="majorHAnsi"/>
        </w:rPr>
      </w:pPr>
      <w:proofErr w:type="spellStart"/>
      <w:r w:rsidRPr="00D84857">
        <w:rPr>
          <w:rFonts w:asciiTheme="majorHAnsi" w:hAnsiTheme="majorHAnsi" w:cstheme="majorHAnsi"/>
        </w:rPr>
        <w:t>Митворг</w:t>
      </w:r>
      <w:proofErr w:type="spellEnd"/>
      <w:r w:rsidRPr="00D84857">
        <w:rPr>
          <w:rFonts w:asciiTheme="majorHAnsi" w:hAnsiTheme="majorHAnsi" w:cstheme="majorHAnsi"/>
        </w:rPr>
        <w:t xml:space="preserve"> номер</w:t>
      </w:r>
    </w:p>
    <w:p w:rsidR="00A002A8" w:rsidRPr="00D84857" w:rsidRDefault="00D84857">
      <w:pPr>
        <w:numPr>
          <w:ilvl w:val="1"/>
          <w:numId w:val="3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Позволяет ввести в себя любую информацию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60" w:name="_60oc9fe52zse" w:colFirst="0" w:colLast="0"/>
      <w:bookmarkEnd w:id="60"/>
      <w:r w:rsidRPr="00D84857">
        <w:rPr>
          <w:rFonts w:asciiTheme="majorHAnsi" w:hAnsiTheme="majorHAnsi" w:cstheme="majorHAnsi"/>
        </w:rPr>
        <w:t>Файлы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4DF300C1" wp14:editId="7E70BCBC">
            <wp:extent cx="5731200" cy="33528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Состоит из поля Файлы и блока </w:t>
      </w:r>
      <w:hyperlink w:anchor="_ox7vuq3nv149">
        <w:r w:rsidRPr="00D84857">
          <w:rPr>
            <w:rFonts w:asciiTheme="majorHAnsi" w:hAnsiTheme="majorHAnsi" w:cstheme="majorHAnsi"/>
            <w:color w:val="1155CC"/>
            <w:u w:val="single"/>
          </w:rPr>
          <w:t>Прикрепленных файлов</w:t>
        </w:r>
      </w:hyperlink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Описание: </w:t>
      </w:r>
    </w:p>
    <w:p w:rsidR="00A002A8" w:rsidRPr="00D84857" w:rsidRDefault="00D84857">
      <w:pPr>
        <w:numPr>
          <w:ilvl w:val="0"/>
          <w:numId w:val="38"/>
        </w:numPr>
        <w:ind w:left="708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Файлы</w:t>
      </w:r>
    </w:p>
    <w:p w:rsidR="00A002A8" w:rsidRPr="00D84857" w:rsidRDefault="00D84857">
      <w:pPr>
        <w:numPr>
          <w:ilvl w:val="1"/>
          <w:numId w:val="38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 помощью этого поля можно загрузить файлы в формате </w:t>
      </w:r>
      <w:proofErr w:type="spellStart"/>
      <w:r w:rsidRPr="00D84857">
        <w:rPr>
          <w:rFonts w:asciiTheme="majorHAnsi" w:hAnsiTheme="majorHAnsi" w:cstheme="majorHAnsi"/>
        </w:rPr>
        <w:t>docx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png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jpg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jpeg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pdf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xls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xlsx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odp</w:t>
      </w:r>
      <w:proofErr w:type="spellEnd"/>
      <w:r w:rsidRPr="00D84857">
        <w:rPr>
          <w:rFonts w:asciiTheme="majorHAnsi" w:hAnsiTheme="majorHAnsi" w:cstheme="majorHAnsi"/>
        </w:rPr>
        <w:t>(</w:t>
      </w:r>
      <w:proofErr w:type="spellStart"/>
      <w:r w:rsidRPr="00D84857">
        <w:rPr>
          <w:rFonts w:asciiTheme="majorHAnsi" w:hAnsiTheme="majorHAnsi" w:cstheme="majorHAnsi"/>
        </w:rPr>
        <w:t>Libre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proofErr w:type="spellStart"/>
      <w:r w:rsidRPr="00D84857">
        <w:rPr>
          <w:rFonts w:asciiTheme="majorHAnsi" w:hAnsiTheme="majorHAnsi" w:cstheme="majorHAnsi"/>
        </w:rPr>
        <w:t>Office</w:t>
      </w:r>
      <w:proofErr w:type="spellEnd"/>
      <w:r w:rsidRPr="00D84857">
        <w:rPr>
          <w:rFonts w:asciiTheme="majorHAnsi" w:hAnsiTheme="majorHAnsi" w:cstheme="majorHAnsi"/>
        </w:rPr>
        <w:t xml:space="preserve"> документы)</w:t>
      </w:r>
    </w:p>
    <w:p w:rsidR="00A002A8" w:rsidRPr="00D84857" w:rsidRDefault="00D84857">
      <w:pPr>
        <w:numPr>
          <w:ilvl w:val="1"/>
          <w:numId w:val="38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Файлы не должны превышать в размере 5 500 000 байт == 5.5 </w:t>
      </w:r>
      <w:proofErr w:type="spellStart"/>
      <w:r w:rsidRPr="00D84857">
        <w:rPr>
          <w:rFonts w:asciiTheme="majorHAnsi" w:hAnsiTheme="majorHAnsi" w:cstheme="majorHAnsi"/>
        </w:rPr>
        <w:t>МегаБайт</w:t>
      </w:r>
      <w:proofErr w:type="spellEnd"/>
    </w:p>
    <w:p w:rsidR="00A002A8" w:rsidRPr="00D84857" w:rsidRDefault="00D84857">
      <w:pPr>
        <w:numPr>
          <w:ilvl w:val="1"/>
          <w:numId w:val="38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Обязательно загрузить хотя бы один файл</w:t>
      </w:r>
    </w:p>
    <w:p w:rsidR="00A002A8" w:rsidRPr="00D84857" w:rsidRDefault="00D84857">
      <w:pPr>
        <w:numPr>
          <w:ilvl w:val="1"/>
          <w:numId w:val="38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Под полем располагается список загруженных файлов с возможностью удаления. Каждый элемент списка представлен названием файла и кнопкой удаления загруженного файла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61" w:name="_3o61zxetgixb" w:colFirst="0" w:colLast="0"/>
      <w:bookmarkEnd w:id="61"/>
      <w:r w:rsidRPr="00D84857">
        <w:rPr>
          <w:rFonts w:asciiTheme="majorHAnsi" w:hAnsiTheme="majorHAnsi" w:cstheme="majorHAnsi"/>
        </w:rPr>
        <w:t>Подписи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fchawglxf0ei">
        <w:r w:rsidRPr="00D84857">
          <w:rPr>
            <w:rFonts w:asciiTheme="majorHAnsi" w:hAnsiTheme="majorHAnsi" w:cstheme="majorHAnsi"/>
            <w:color w:val="1155CC"/>
            <w:u w:val="single"/>
          </w:rPr>
          <w:t>Подписи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62" w:name="_hh0edg8ie034" w:colFirst="0" w:colLast="0"/>
      <w:bookmarkEnd w:id="62"/>
      <w:r w:rsidRPr="00D84857">
        <w:rPr>
          <w:rFonts w:asciiTheme="majorHAnsi" w:hAnsiTheme="majorHAnsi" w:cstheme="majorHAnsi"/>
        </w:rPr>
        <w:t>Замечание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Состоит из блоков </w:t>
      </w:r>
      <w:hyperlink w:anchor="_wl2rhpx17zju">
        <w:r w:rsidRPr="00D84857">
          <w:rPr>
            <w:rFonts w:asciiTheme="majorHAnsi" w:hAnsiTheme="majorHAnsi" w:cstheme="majorHAnsi"/>
            <w:color w:val="1155CC"/>
            <w:u w:val="single"/>
          </w:rPr>
          <w:t>Замечание</w:t>
        </w:r>
      </w:hyperlink>
      <w:r w:rsidRPr="00D84857">
        <w:rPr>
          <w:rFonts w:asciiTheme="majorHAnsi" w:hAnsiTheme="majorHAnsi" w:cstheme="majorHAnsi"/>
        </w:rPr>
        <w:t xml:space="preserve"> и </w:t>
      </w:r>
      <w:hyperlink w:anchor="_miq8g1m6yxdl">
        <w:r w:rsidRPr="00D84857">
          <w:rPr>
            <w:rFonts w:asciiTheme="majorHAnsi" w:hAnsiTheme="majorHAnsi" w:cstheme="majorHAnsi"/>
            <w:color w:val="1155CC"/>
            <w:u w:val="single"/>
          </w:rPr>
          <w:t>Комментарии</w:t>
        </w:r>
      </w:hyperlink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63" w:name="_8i1mukkvs104" w:colFirst="0" w:colLast="0"/>
      <w:bookmarkEnd w:id="63"/>
      <w:r w:rsidRPr="00D84857">
        <w:rPr>
          <w:rFonts w:asciiTheme="majorHAnsi" w:hAnsiTheme="majorHAnsi" w:cstheme="majorHAnsi"/>
        </w:rPr>
        <w:t xml:space="preserve">Подраздел </w:t>
      </w:r>
      <w:proofErr w:type="gramStart"/>
      <w:r w:rsidRPr="00D84857">
        <w:rPr>
          <w:rFonts w:asciiTheme="majorHAnsi" w:hAnsiTheme="majorHAnsi" w:cstheme="majorHAnsi"/>
        </w:rPr>
        <w:t>Исполненные</w:t>
      </w:r>
      <w:proofErr w:type="gramEnd"/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46056338" wp14:editId="57BC3CF9">
            <wp:extent cx="5731200" cy="36449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Служит для отображения всех договоров, которые полностью прошли по системе и являются Исполненными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Состоит из таблицы, кнопок </w:t>
      </w:r>
      <w:r w:rsidRPr="00D84857">
        <w:rPr>
          <w:rFonts w:asciiTheme="majorHAnsi" w:hAnsiTheme="majorHAnsi" w:cstheme="majorHAnsi"/>
          <w:b/>
        </w:rPr>
        <w:t>Просмотр, Удалить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Таблица созданных пользователем документов состоит из колонок Наименование договора, Дата и время создания, Последние изменения, Тип договора, Статус, На подписи, Этап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Столбцы</w:t>
      </w:r>
      <w:proofErr w:type="gramStart"/>
      <w:r w:rsidRPr="00D84857">
        <w:rPr>
          <w:rFonts w:asciiTheme="majorHAnsi" w:hAnsiTheme="majorHAnsi" w:cstheme="majorHAnsi"/>
        </w:rPr>
        <w:t xml:space="preserve"> Н</w:t>
      </w:r>
      <w:proofErr w:type="gramEnd"/>
      <w:r w:rsidRPr="00D84857">
        <w:rPr>
          <w:rFonts w:asciiTheme="majorHAnsi" w:hAnsiTheme="majorHAnsi" w:cstheme="majorHAnsi"/>
        </w:rPr>
        <w:t>а подписи и Этап не должны иметь фильтрации и сортировки</w:t>
      </w: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Двойной клик на строке таблицы аналогичен выделению строки и нажатию кнопки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поведения кнопок:</w:t>
      </w:r>
    </w:p>
    <w:p w:rsidR="00A002A8" w:rsidRPr="00D84857" w:rsidRDefault="00D84857">
      <w:pPr>
        <w:numPr>
          <w:ilvl w:val="0"/>
          <w:numId w:val="1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 xml:space="preserve">Кнопка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1"/>
          <w:numId w:val="1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Должна вызывать всплывающее окно </w:t>
      </w:r>
      <w:r w:rsidRPr="00D84857">
        <w:rPr>
          <w:rFonts w:asciiTheme="majorHAnsi" w:hAnsiTheme="majorHAnsi" w:cstheme="majorHAnsi"/>
          <w:u w:val="single"/>
        </w:rPr>
        <w:t>Просмотр договор</w:t>
      </w:r>
      <w:proofErr w:type="gramStart"/>
      <w:r w:rsidRPr="00D84857">
        <w:rPr>
          <w:rFonts w:asciiTheme="majorHAnsi" w:hAnsiTheme="majorHAnsi" w:cstheme="majorHAnsi"/>
          <w:u w:val="single"/>
        </w:rPr>
        <w:t>а</w:t>
      </w:r>
      <w:r w:rsidRPr="00D84857">
        <w:rPr>
          <w:rFonts w:asciiTheme="majorHAnsi" w:hAnsiTheme="majorHAnsi" w:cstheme="majorHAnsi"/>
        </w:rPr>
        <w:t>(</w:t>
      </w:r>
      <w:proofErr w:type="gramEnd"/>
      <w:r w:rsidRPr="00D84857">
        <w:rPr>
          <w:rFonts w:asciiTheme="majorHAnsi" w:hAnsiTheme="majorHAnsi" w:cstheme="majorHAnsi"/>
        </w:rPr>
        <w:t>описано ниже)</w:t>
      </w:r>
    </w:p>
    <w:p w:rsidR="00A002A8" w:rsidRPr="00D84857" w:rsidRDefault="00D84857">
      <w:pPr>
        <w:numPr>
          <w:ilvl w:val="0"/>
          <w:numId w:val="1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У</w:t>
      </w:r>
      <w:proofErr w:type="gramEnd"/>
      <w:r w:rsidRPr="00D84857">
        <w:rPr>
          <w:rFonts w:asciiTheme="majorHAnsi" w:hAnsiTheme="majorHAnsi" w:cstheme="majorHAnsi"/>
        </w:rPr>
        <w:t xml:space="preserve">далить </w:t>
      </w:r>
    </w:p>
    <w:p w:rsidR="00A002A8" w:rsidRPr="00D84857" w:rsidRDefault="00D84857">
      <w:pPr>
        <w:numPr>
          <w:ilvl w:val="1"/>
          <w:numId w:val="1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64" w:name="_w88dt396741o" w:colFirst="0" w:colLast="0"/>
      <w:bookmarkEnd w:id="64"/>
      <w:r w:rsidRPr="00D84857">
        <w:rPr>
          <w:rFonts w:asciiTheme="majorHAnsi" w:hAnsiTheme="majorHAnsi" w:cstheme="majorHAnsi"/>
        </w:rPr>
        <w:t>Просмотр договора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6B7C104B" wp14:editId="118A0669">
            <wp:extent cx="5731200" cy="54991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Состоит из блоков Краткая информация о документе, Файл согласованного договора, Подписи, </w:t>
      </w:r>
      <w:proofErr w:type="spellStart"/>
      <w:r w:rsidRPr="00D84857">
        <w:rPr>
          <w:rFonts w:asciiTheme="majorHAnsi" w:hAnsiTheme="majorHAnsi" w:cstheme="majorHAnsi"/>
        </w:rPr>
        <w:t>Митворг</w:t>
      </w:r>
      <w:proofErr w:type="spellEnd"/>
      <w:r w:rsidRPr="00D84857">
        <w:rPr>
          <w:rFonts w:asciiTheme="majorHAnsi" w:hAnsiTheme="majorHAnsi" w:cstheme="majorHAnsi"/>
        </w:rPr>
        <w:t>, Файлы, Замечания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65" w:name="_ehi4mjaemkvu" w:colFirst="0" w:colLast="0"/>
      <w:bookmarkEnd w:id="65"/>
      <w:r w:rsidRPr="00D84857">
        <w:rPr>
          <w:rFonts w:asciiTheme="majorHAnsi" w:hAnsiTheme="majorHAnsi" w:cstheme="majorHAnsi"/>
        </w:rPr>
        <w:t>Краткая информация о документе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9fvfbu2js0qy">
        <w:r w:rsidRPr="00D84857">
          <w:rPr>
            <w:rFonts w:asciiTheme="majorHAnsi" w:hAnsiTheme="majorHAnsi" w:cstheme="majorHAnsi"/>
            <w:color w:val="1155CC"/>
            <w:u w:val="single"/>
          </w:rPr>
          <w:t>Краткая информация о документе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66" w:name="_lc03n7gy5hmy" w:colFirst="0" w:colLast="0"/>
      <w:bookmarkEnd w:id="66"/>
      <w:r w:rsidRPr="00D84857">
        <w:rPr>
          <w:rFonts w:asciiTheme="majorHAnsi" w:hAnsiTheme="majorHAnsi" w:cstheme="majorHAnsi"/>
        </w:rPr>
        <w:lastRenderedPageBreak/>
        <w:t>Файл согласованного договора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Аналогичен блоку </w:t>
      </w:r>
      <w:hyperlink w:anchor="_xfypgdo1r3oh">
        <w:r w:rsidRPr="00D84857">
          <w:rPr>
            <w:rFonts w:asciiTheme="majorHAnsi" w:hAnsiTheme="majorHAnsi" w:cstheme="majorHAnsi"/>
            <w:color w:val="1155CC"/>
            <w:u w:val="single"/>
          </w:rPr>
          <w:t>Файл согласованного договора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67" w:name="_eemoulvfh42l" w:colFirst="0" w:colLast="0"/>
      <w:bookmarkEnd w:id="67"/>
      <w:r w:rsidRPr="00D84857">
        <w:rPr>
          <w:rFonts w:asciiTheme="majorHAnsi" w:hAnsiTheme="majorHAnsi" w:cstheme="majorHAnsi"/>
        </w:rPr>
        <w:t>Подписи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fchawglxf0ei">
        <w:r w:rsidRPr="00D84857">
          <w:rPr>
            <w:rFonts w:asciiTheme="majorHAnsi" w:hAnsiTheme="majorHAnsi" w:cstheme="majorHAnsi"/>
            <w:color w:val="1155CC"/>
            <w:u w:val="single"/>
          </w:rPr>
          <w:t>Подписи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68" w:name="_dfi2p8t5lsaa" w:colFirst="0" w:colLast="0"/>
      <w:bookmarkEnd w:id="68"/>
      <w:proofErr w:type="spellStart"/>
      <w:r w:rsidRPr="00D84857">
        <w:rPr>
          <w:rFonts w:asciiTheme="majorHAnsi" w:hAnsiTheme="majorHAnsi" w:cstheme="majorHAnsi"/>
        </w:rPr>
        <w:t>Митворг</w:t>
      </w:r>
      <w:proofErr w:type="spellEnd"/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Аналогичен блоку </w:t>
      </w:r>
      <w:hyperlink w:anchor="_s9sv8r82zdk5">
        <w:proofErr w:type="spellStart"/>
        <w:r w:rsidRPr="00D84857">
          <w:rPr>
            <w:rFonts w:asciiTheme="majorHAnsi" w:hAnsiTheme="majorHAnsi" w:cstheme="majorHAnsi"/>
            <w:color w:val="1155CC"/>
            <w:u w:val="single"/>
          </w:rPr>
          <w:t>Митворг</w:t>
        </w:r>
        <w:proofErr w:type="spellEnd"/>
      </w:hyperlink>
      <w:r w:rsidRPr="00D84857">
        <w:rPr>
          <w:rFonts w:asciiTheme="majorHAnsi" w:hAnsiTheme="majorHAnsi" w:cstheme="majorHAnsi"/>
        </w:rPr>
        <w:t>, но не имеет кнопок</w:t>
      </w:r>
      <w:proofErr w:type="gramStart"/>
      <w:r w:rsidRPr="00D84857">
        <w:rPr>
          <w:rFonts w:asciiTheme="majorHAnsi" w:hAnsiTheme="majorHAnsi" w:cstheme="majorHAnsi"/>
        </w:rPr>
        <w:t xml:space="preserve"> Р</w:t>
      </w:r>
      <w:proofErr w:type="gramEnd"/>
      <w:r w:rsidRPr="00D84857">
        <w:rPr>
          <w:rFonts w:asciiTheme="majorHAnsi" w:hAnsiTheme="majorHAnsi" w:cstheme="majorHAnsi"/>
        </w:rPr>
        <w:t>едактировать, Сохранить, Отменить. Отображает только уже сохраненную информацию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69" w:name="_1t7q0mew5vo6" w:colFirst="0" w:colLast="0"/>
      <w:bookmarkEnd w:id="69"/>
      <w:r w:rsidRPr="00D84857">
        <w:rPr>
          <w:rFonts w:asciiTheme="majorHAnsi" w:hAnsiTheme="majorHAnsi" w:cstheme="majorHAnsi"/>
        </w:rPr>
        <w:t>Файлы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ox7vuq3nv149">
        <w:r w:rsidRPr="00D84857">
          <w:rPr>
            <w:rFonts w:asciiTheme="majorHAnsi" w:hAnsiTheme="majorHAnsi" w:cstheme="majorHAnsi"/>
            <w:color w:val="1155CC"/>
            <w:u w:val="single"/>
          </w:rPr>
          <w:t>Прикрепленные файлы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70" w:name="_l7vvhzsw2rk0" w:colFirst="0" w:colLast="0"/>
      <w:bookmarkEnd w:id="70"/>
      <w:r w:rsidRPr="00D84857">
        <w:rPr>
          <w:rFonts w:asciiTheme="majorHAnsi" w:hAnsiTheme="majorHAnsi" w:cstheme="majorHAnsi"/>
        </w:rPr>
        <w:t>Замечания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Состоит из блоков </w:t>
      </w:r>
      <w:hyperlink w:anchor="_wl2rhpx17zju">
        <w:r w:rsidRPr="00D84857">
          <w:rPr>
            <w:rFonts w:asciiTheme="majorHAnsi" w:hAnsiTheme="majorHAnsi" w:cstheme="majorHAnsi"/>
            <w:color w:val="1155CC"/>
            <w:u w:val="single"/>
          </w:rPr>
          <w:t>Замечание</w:t>
        </w:r>
      </w:hyperlink>
      <w:r w:rsidRPr="00D84857">
        <w:rPr>
          <w:rFonts w:asciiTheme="majorHAnsi" w:hAnsiTheme="majorHAnsi" w:cstheme="majorHAnsi"/>
        </w:rPr>
        <w:t xml:space="preserve"> и </w:t>
      </w:r>
      <w:hyperlink w:anchor="_miq8g1m6yxdl">
        <w:r w:rsidRPr="00D84857">
          <w:rPr>
            <w:rFonts w:asciiTheme="majorHAnsi" w:hAnsiTheme="majorHAnsi" w:cstheme="majorHAnsi"/>
            <w:color w:val="1155CC"/>
            <w:u w:val="single"/>
          </w:rPr>
          <w:t>Комментарии</w:t>
        </w:r>
      </w:hyperlink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71" w:name="_gb2zjo5278id" w:colFirst="0" w:colLast="0"/>
      <w:bookmarkEnd w:id="71"/>
      <w:r w:rsidRPr="00D84857">
        <w:rPr>
          <w:rFonts w:asciiTheme="majorHAnsi" w:hAnsiTheme="majorHAnsi" w:cstheme="majorHAnsi"/>
        </w:rPr>
        <w:t xml:space="preserve">Подраздел </w:t>
      </w:r>
      <w:proofErr w:type="gramStart"/>
      <w:r w:rsidRPr="00D84857">
        <w:rPr>
          <w:rFonts w:asciiTheme="majorHAnsi" w:hAnsiTheme="majorHAnsi" w:cstheme="majorHAnsi"/>
        </w:rPr>
        <w:t>Отклоненные</w:t>
      </w:r>
      <w:proofErr w:type="gramEnd"/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Подраздел служит для хранения отклоненных на любом этапе документов. Сюда попадают документы в статусе </w:t>
      </w:r>
      <w:proofErr w:type="gramStart"/>
      <w:r w:rsidRPr="00D84857">
        <w:rPr>
          <w:rFonts w:asciiTheme="majorHAnsi" w:hAnsiTheme="majorHAnsi" w:cstheme="majorHAnsi"/>
        </w:rPr>
        <w:t>Отклонен</w:t>
      </w:r>
      <w:proofErr w:type="gramEnd"/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Состоит из таблицы, кнопок </w:t>
      </w:r>
      <w:r w:rsidRPr="00D84857">
        <w:rPr>
          <w:rFonts w:asciiTheme="majorHAnsi" w:hAnsiTheme="majorHAnsi" w:cstheme="majorHAnsi"/>
          <w:b/>
        </w:rPr>
        <w:t>Просмотр, Удалить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Таблица созданных пользователем документов состоит из колонок Наименование договора, Дата и время создания, Последние изменения, Тип договора, Статус, На подписи, Этап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Столбцы</w:t>
      </w:r>
      <w:proofErr w:type="gramStart"/>
      <w:r w:rsidRPr="00D84857">
        <w:rPr>
          <w:rFonts w:asciiTheme="majorHAnsi" w:hAnsiTheme="majorHAnsi" w:cstheme="majorHAnsi"/>
        </w:rPr>
        <w:t xml:space="preserve"> Н</w:t>
      </w:r>
      <w:proofErr w:type="gramEnd"/>
      <w:r w:rsidRPr="00D84857">
        <w:rPr>
          <w:rFonts w:asciiTheme="majorHAnsi" w:hAnsiTheme="majorHAnsi" w:cstheme="majorHAnsi"/>
        </w:rPr>
        <w:t>а подписи и Этап не должны иметь фильтрации и сортировки</w:t>
      </w: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Двойной клик на строке таблицы аналогичен выделению строки и нажатию кнопки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поведения кнопок:</w:t>
      </w:r>
    </w:p>
    <w:p w:rsidR="00A002A8" w:rsidRPr="00D84857" w:rsidRDefault="00D84857">
      <w:pPr>
        <w:numPr>
          <w:ilvl w:val="0"/>
          <w:numId w:val="1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1"/>
          <w:numId w:val="1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Должна вызывать всплывающее окно </w:t>
      </w:r>
      <w:r w:rsidRPr="00D84857">
        <w:rPr>
          <w:rFonts w:asciiTheme="majorHAnsi" w:hAnsiTheme="majorHAnsi" w:cstheme="majorHAnsi"/>
          <w:u w:val="single"/>
        </w:rPr>
        <w:t>Просмотр договор</w:t>
      </w:r>
      <w:proofErr w:type="gramStart"/>
      <w:r w:rsidRPr="00D84857">
        <w:rPr>
          <w:rFonts w:asciiTheme="majorHAnsi" w:hAnsiTheme="majorHAnsi" w:cstheme="majorHAnsi"/>
          <w:u w:val="single"/>
        </w:rPr>
        <w:t>а</w:t>
      </w:r>
      <w:r w:rsidRPr="00D84857">
        <w:rPr>
          <w:rFonts w:asciiTheme="majorHAnsi" w:hAnsiTheme="majorHAnsi" w:cstheme="majorHAnsi"/>
        </w:rPr>
        <w:t>(</w:t>
      </w:r>
      <w:proofErr w:type="gramEnd"/>
      <w:r w:rsidRPr="00D84857">
        <w:rPr>
          <w:rFonts w:asciiTheme="majorHAnsi" w:hAnsiTheme="majorHAnsi" w:cstheme="majorHAnsi"/>
        </w:rPr>
        <w:t>описано ниже)</w:t>
      </w:r>
    </w:p>
    <w:p w:rsidR="00A002A8" w:rsidRPr="00D84857" w:rsidRDefault="00D84857">
      <w:pPr>
        <w:numPr>
          <w:ilvl w:val="0"/>
          <w:numId w:val="1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У</w:t>
      </w:r>
      <w:proofErr w:type="gramEnd"/>
      <w:r w:rsidRPr="00D84857">
        <w:rPr>
          <w:rFonts w:asciiTheme="majorHAnsi" w:hAnsiTheme="majorHAnsi" w:cstheme="majorHAnsi"/>
        </w:rPr>
        <w:t xml:space="preserve">далить </w:t>
      </w:r>
    </w:p>
    <w:p w:rsidR="00A002A8" w:rsidRPr="00D84857" w:rsidRDefault="00D84857">
      <w:pPr>
        <w:numPr>
          <w:ilvl w:val="1"/>
          <w:numId w:val="1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72" w:name="_surffw6tp6ou" w:colFirst="0" w:colLast="0"/>
      <w:bookmarkEnd w:id="72"/>
      <w:r w:rsidRPr="00D84857">
        <w:rPr>
          <w:rFonts w:asciiTheme="majorHAnsi" w:hAnsiTheme="majorHAnsi" w:cstheme="majorHAnsi"/>
        </w:rPr>
        <w:lastRenderedPageBreak/>
        <w:t>Просмотр договора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772492AD" wp14:editId="511C0150">
            <wp:extent cx="5731200" cy="4229100"/>
            <wp:effectExtent l="0" t="0" r="0" b="0"/>
            <wp:docPr id="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Состоит из блоков Краткая информация о документе, Прикрепленные файлы, Подписи, Замечание, Комментарии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73" w:name="_a1nkpvt0jnka" w:colFirst="0" w:colLast="0"/>
      <w:bookmarkEnd w:id="73"/>
      <w:r w:rsidRPr="00D84857">
        <w:rPr>
          <w:rFonts w:asciiTheme="majorHAnsi" w:hAnsiTheme="majorHAnsi" w:cstheme="majorHAnsi"/>
        </w:rPr>
        <w:t>Краткая информация о документе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 </w:t>
      </w:r>
      <w:hyperlink w:anchor="_9fvfbu2js0qy">
        <w:r w:rsidRPr="00D84857">
          <w:rPr>
            <w:rFonts w:asciiTheme="majorHAnsi" w:hAnsiTheme="majorHAnsi" w:cstheme="majorHAnsi"/>
            <w:color w:val="1155CC"/>
            <w:u w:val="single"/>
          </w:rPr>
          <w:t>Краткая информация о документе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74" w:name="_dpj582d807hs" w:colFirst="0" w:colLast="0"/>
      <w:bookmarkEnd w:id="74"/>
      <w:r w:rsidRPr="00D84857">
        <w:rPr>
          <w:rFonts w:asciiTheme="majorHAnsi" w:hAnsiTheme="majorHAnsi" w:cstheme="majorHAnsi"/>
        </w:rPr>
        <w:t>Прикрепленные файлы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Поведение аналогично блоку </w:t>
      </w:r>
      <w:hyperlink w:anchor="_ox7vuq3nv149">
        <w:r w:rsidRPr="00D84857">
          <w:rPr>
            <w:rFonts w:asciiTheme="majorHAnsi" w:hAnsiTheme="majorHAnsi" w:cstheme="majorHAnsi"/>
            <w:color w:val="1155CC"/>
            <w:u w:val="single"/>
          </w:rPr>
          <w:t>Прикрепленных файлов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75" w:name="_5z7jkvejarr4" w:colFirst="0" w:colLast="0"/>
      <w:bookmarkEnd w:id="75"/>
      <w:r w:rsidRPr="00D84857">
        <w:rPr>
          <w:rFonts w:asciiTheme="majorHAnsi" w:hAnsiTheme="majorHAnsi" w:cstheme="majorHAnsi"/>
        </w:rPr>
        <w:t>Подписи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fchawglxf0ei">
        <w:r w:rsidRPr="00D84857">
          <w:rPr>
            <w:rFonts w:asciiTheme="majorHAnsi" w:hAnsiTheme="majorHAnsi" w:cstheme="majorHAnsi"/>
            <w:color w:val="1155CC"/>
            <w:u w:val="single"/>
          </w:rPr>
          <w:t>Подписи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76" w:name="_khz21lk4af07" w:colFirst="0" w:colLast="0"/>
      <w:bookmarkEnd w:id="76"/>
      <w:r w:rsidRPr="00D84857">
        <w:rPr>
          <w:rFonts w:asciiTheme="majorHAnsi" w:hAnsiTheme="majorHAnsi" w:cstheme="majorHAnsi"/>
        </w:rPr>
        <w:t>Замечание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wl2rhpx17zju">
        <w:r w:rsidRPr="00D84857">
          <w:rPr>
            <w:rFonts w:asciiTheme="majorHAnsi" w:hAnsiTheme="majorHAnsi" w:cstheme="majorHAnsi"/>
            <w:color w:val="1155CC"/>
            <w:u w:val="single"/>
          </w:rPr>
          <w:t>Замечание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77" w:name="_aks3nrh38uyj" w:colFirst="0" w:colLast="0"/>
      <w:bookmarkEnd w:id="77"/>
      <w:r w:rsidRPr="00D84857">
        <w:rPr>
          <w:rFonts w:asciiTheme="majorHAnsi" w:hAnsiTheme="majorHAnsi" w:cstheme="majorHAnsi"/>
        </w:rPr>
        <w:t>Комментарии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Дублирует блок </w:t>
      </w:r>
      <w:hyperlink w:anchor="_zaei4tl8wj3c">
        <w:r w:rsidRPr="00D84857">
          <w:rPr>
            <w:rFonts w:asciiTheme="majorHAnsi" w:hAnsiTheme="majorHAnsi" w:cstheme="majorHAnsi"/>
            <w:color w:val="1155CC"/>
            <w:u w:val="single"/>
          </w:rPr>
          <w:t>Комментарии</w:t>
        </w:r>
      </w:hyperlink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2"/>
        <w:spacing w:before="240" w:after="240"/>
        <w:rPr>
          <w:rFonts w:asciiTheme="majorHAnsi" w:hAnsiTheme="majorHAnsi" w:cstheme="majorHAnsi"/>
        </w:rPr>
      </w:pPr>
      <w:bookmarkStart w:id="78" w:name="_sc1dhhfl1e77" w:colFirst="0" w:colLast="0"/>
      <w:bookmarkEnd w:id="78"/>
      <w:r w:rsidRPr="00D84857">
        <w:rPr>
          <w:rFonts w:asciiTheme="majorHAnsi" w:hAnsiTheme="majorHAnsi" w:cstheme="majorHAnsi"/>
        </w:rPr>
        <w:lastRenderedPageBreak/>
        <w:t>Раздел Подписание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В этом разделе отображаются подразделы согласно правам пользователя.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u w:val="single"/>
        </w:rPr>
      </w:pPr>
      <w:r w:rsidRPr="00D84857">
        <w:rPr>
          <w:rFonts w:asciiTheme="majorHAnsi" w:hAnsiTheme="majorHAnsi" w:cstheme="majorHAnsi"/>
        </w:rPr>
        <w:t xml:space="preserve">Список подразделов: </w:t>
      </w:r>
      <w:r w:rsidRPr="00D84857">
        <w:rPr>
          <w:rFonts w:asciiTheme="majorHAnsi" w:hAnsiTheme="majorHAnsi" w:cstheme="majorHAnsi"/>
          <w:u w:val="single"/>
        </w:rPr>
        <w:t>Входящие, Подписанные мною, Документы подписанные в ООП</w:t>
      </w:r>
      <w:proofErr w:type="gramStart"/>
      <w:r w:rsidRPr="00D84857">
        <w:rPr>
          <w:rFonts w:asciiTheme="majorHAnsi" w:hAnsiTheme="majorHAnsi" w:cstheme="majorHAnsi"/>
          <w:u w:val="single"/>
        </w:rPr>
        <w:t>З(</w:t>
      </w:r>
      <w:proofErr w:type="gramEnd"/>
      <w:r w:rsidRPr="00D84857">
        <w:rPr>
          <w:rFonts w:asciiTheme="majorHAnsi" w:hAnsiTheme="majorHAnsi" w:cstheme="majorHAnsi"/>
        </w:rPr>
        <w:t>описаны ниже</w:t>
      </w:r>
      <w:r w:rsidRPr="00D84857">
        <w:rPr>
          <w:rFonts w:asciiTheme="majorHAnsi" w:hAnsiTheme="majorHAnsi" w:cstheme="majorHAnsi"/>
          <w:u w:val="single"/>
        </w:rPr>
        <w:t>)</w:t>
      </w:r>
    </w:p>
    <w:p w:rsidR="00A002A8" w:rsidRPr="00D84857" w:rsidRDefault="00A002A8">
      <w:pPr>
        <w:rPr>
          <w:rFonts w:asciiTheme="majorHAnsi" w:hAnsiTheme="majorHAnsi" w:cstheme="majorHAnsi"/>
          <w:u w:val="single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Раздел отображается тогда и только тогда, когда есть хотя бы один подраздел для отображения</w:t>
      </w:r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79" w:name="_rppt0t150ywe" w:colFirst="0" w:colLast="0"/>
      <w:bookmarkEnd w:id="79"/>
      <w:r w:rsidRPr="00D84857">
        <w:rPr>
          <w:rFonts w:asciiTheme="majorHAnsi" w:hAnsiTheme="majorHAnsi" w:cstheme="majorHAnsi"/>
        </w:rPr>
        <w:t>Подраздел Входящие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Подраздел служит для хранения документов, ожидающих подписи пользователем.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Состоит из таблицы, кнопок </w:t>
      </w:r>
      <w:r w:rsidRPr="00D84857">
        <w:rPr>
          <w:rFonts w:asciiTheme="majorHAnsi" w:hAnsiTheme="majorHAnsi" w:cstheme="majorHAnsi"/>
          <w:b/>
        </w:rPr>
        <w:t>Просмотр, Удалить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Таблица созданных пользователем документов состоит из колонок Наименование договора, Дата и время создания, Последние изменения, Тип договора, Статус, На подписи, Этап, Выполнено задач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Столбцы</w:t>
      </w:r>
      <w:proofErr w:type="gramStart"/>
      <w:r w:rsidRPr="00D84857">
        <w:rPr>
          <w:rFonts w:asciiTheme="majorHAnsi" w:hAnsiTheme="majorHAnsi" w:cstheme="majorHAnsi"/>
        </w:rPr>
        <w:t xml:space="preserve"> Н</w:t>
      </w:r>
      <w:proofErr w:type="gramEnd"/>
      <w:r w:rsidRPr="00D84857">
        <w:rPr>
          <w:rFonts w:asciiTheme="majorHAnsi" w:hAnsiTheme="majorHAnsi" w:cstheme="majorHAnsi"/>
        </w:rPr>
        <w:t>а подписи и Этап не должны иметь фильтрации и сортировки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Столбец Выполнено задач отражает количество выполненных поручений</w:t>
      </w: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Двойной клик на строке таблицы аналогичен выделению строки и нажатию кнопки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Если в этот раздел попал новый документ и вместо текущего подписанта был выбран замещающий, то у текущего подписанта документ должен пропасть. Если документ не был прочитан, то количество непрочитанных документов уменьшается на 1.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поведения кнопок:</w:t>
      </w:r>
    </w:p>
    <w:p w:rsidR="00A002A8" w:rsidRPr="00D84857" w:rsidRDefault="00D84857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Должна вызывать всплывающее окно </w:t>
      </w:r>
      <w:r w:rsidRPr="00D84857">
        <w:rPr>
          <w:rFonts w:asciiTheme="majorHAnsi" w:hAnsiTheme="majorHAnsi" w:cstheme="majorHAnsi"/>
          <w:u w:val="single"/>
        </w:rPr>
        <w:t>Согласование договор</w:t>
      </w:r>
      <w:proofErr w:type="gramStart"/>
      <w:r w:rsidRPr="00D84857">
        <w:rPr>
          <w:rFonts w:asciiTheme="majorHAnsi" w:hAnsiTheme="majorHAnsi" w:cstheme="majorHAnsi"/>
          <w:u w:val="single"/>
        </w:rPr>
        <w:t>а</w:t>
      </w:r>
      <w:r w:rsidRPr="00D84857">
        <w:rPr>
          <w:rFonts w:asciiTheme="majorHAnsi" w:hAnsiTheme="majorHAnsi" w:cstheme="majorHAnsi"/>
        </w:rPr>
        <w:t>(</w:t>
      </w:r>
      <w:proofErr w:type="gramEnd"/>
      <w:r w:rsidRPr="00D84857">
        <w:rPr>
          <w:rFonts w:asciiTheme="majorHAnsi" w:hAnsiTheme="majorHAnsi" w:cstheme="majorHAnsi"/>
        </w:rPr>
        <w:t>описано ниже)</w:t>
      </w:r>
    </w:p>
    <w:p w:rsidR="00A002A8" w:rsidRPr="00D84857" w:rsidRDefault="00D84857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У</w:t>
      </w:r>
      <w:proofErr w:type="gramEnd"/>
      <w:r w:rsidRPr="00D84857">
        <w:rPr>
          <w:rFonts w:asciiTheme="majorHAnsi" w:hAnsiTheme="majorHAnsi" w:cstheme="majorHAnsi"/>
        </w:rPr>
        <w:t xml:space="preserve">далить </w:t>
      </w:r>
    </w:p>
    <w:p w:rsidR="00A002A8" w:rsidRPr="00D84857" w:rsidRDefault="00D84857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80" w:name="_a8e2y9e82tgo" w:colFirst="0" w:colLast="0"/>
      <w:bookmarkEnd w:id="80"/>
      <w:r w:rsidRPr="00D84857">
        <w:rPr>
          <w:rFonts w:asciiTheme="majorHAnsi" w:hAnsiTheme="majorHAnsi" w:cstheme="majorHAnsi"/>
        </w:rPr>
        <w:lastRenderedPageBreak/>
        <w:t>Согласование договора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3A6B4DAD" wp14:editId="418FCA1A">
            <wp:extent cx="5731200" cy="596900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lastRenderedPageBreak/>
        <w:drawing>
          <wp:inline distT="114300" distB="114300" distL="114300" distR="114300" wp14:anchorId="444922A2" wp14:editId="44C27CDD">
            <wp:extent cx="5731200" cy="5753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lastRenderedPageBreak/>
        <w:drawing>
          <wp:inline distT="114300" distB="114300" distL="114300" distR="114300" wp14:anchorId="743D0638" wp14:editId="64248DAD">
            <wp:extent cx="5731200" cy="5029200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Окно состоит из блоков Краткая информация о создателе, Краткая информация о документе, Файлы, Подписи, Кнопки согласования, Замечания, Поручения, Комментарии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81" w:name="_myb8msiy0jdl" w:colFirst="0" w:colLast="0"/>
      <w:bookmarkEnd w:id="81"/>
      <w:r w:rsidRPr="00D84857">
        <w:rPr>
          <w:rFonts w:asciiTheme="majorHAnsi" w:hAnsiTheme="majorHAnsi" w:cstheme="majorHAnsi"/>
        </w:rPr>
        <w:t>Краткая информация о создателе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q4pzvschl2fp">
        <w:r w:rsidRPr="00D84857">
          <w:rPr>
            <w:rFonts w:asciiTheme="majorHAnsi" w:hAnsiTheme="majorHAnsi" w:cstheme="majorHAnsi"/>
            <w:color w:val="1155CC"/>
            <w:u w:val="single"/>
          </w:rPr>
          <w:t>Краткая информация о создателе документа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82" w:name="_75klckfv33vs" w:colFirst="0" w:colLast="0"/>
      <w:bookmarkEnd w:id="82"/>
      <w:r w:rsidRPr="00D84857">
        <w:rPr>
          <w:rFonts w:asciiTheme="majorHAnsi" w:hAnsiTheme="majorHAnsi" w:cstheme="majorHAnsi"/>
        </w:rPr>
        <w:t>Краткая информация о документе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9fvfbu2js0qy">
        <w:r w:rsidRPr="00D84857">
          <w:rPr>
            <w:rFonts w:asciiTheme="majorHAnsi" w:hAnsiTheme="majorHAnsi" w:cstheme="majorHAnsi"/>
            <w:color w:val="1155CC"/>
            <w:u w:val="single"/>
          </w:rPr>
          <w:t>Краткая информация о документе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83" w:name="_bsnwexp3umwa" w:colFirst="0" w:colLast="0"/>
      <w:bookmarkEnd w:id="83"/>
      <w:r w:rsidRPr="00D84857">
        <w:rPr>
          <w:rFonts w:asciiTheme="majorHAnsi" w:hAnsiTheme="majorHAnsi" w:cstheme="majorHAnsi"/>
        </w:rPr>
        <w:t>Файлы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Состоит из поля Файлы и блока </w:t>
      </w:r>
      <w:hyperlink w:anchor="_ox7vuq3nv149">
        <w:r w:rsidRPr="00D84857">
          <w:rPr>
            <w:rFonts w:asciiTheme="majorHAnsi" w:hAnsiTheme="majorHAnsi" w:cstheme="majorHAnsi"/>
            <w:color w:val="1155CC"/>
            <w:u w:val="single"/>
          </w:rPr>
          <w:t>Прикрепленных файлов</w:t>
        </w:r>
      </w:hyperlink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Описание: </w:t>
      </w:r>
    </w:p>
    <w:p w:rsidR="00A002A8" w:rsidRPr="00D84857" w:rsidRDefault="00D84857">
      <w:pPr>
        <w:numPr>
          <w:ilvl w:val="0"/>
          <w:numId w:val="14"/>
        </w:numPr>
        <w:ind w:left="708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Файлы</w:t>
      </w:r>
    </w:p>
    <w:p w:rsidR="00A002A8" w:rsidRPr="00D84857" w:rsidRDefault="00D84857">
      <w:pPr>
        <w:numPr>
          <w:ilvl w:val="1"/>
          <w:numId w:val="14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 помощью этого поля можно загрузить файлы в формате </w:t>
      </w:r>
      <w:proofErr w:type="spellStart"/>
      <w:r w:rsidRPr="00D84857">
        <w:rPr>
          <w:rFonts w:asciiTheme="majorHAnsi" w:hAnsiTheme="majorHAnsi" w:cstheme="majorHAnsi"/>
        </w:rPr>
        <w:t>docx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png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jpg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jpeg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pdf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xls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xlsx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odp</w:t>
      </w:r>
      <w:proofErr w:type="spellEnd"/>
      <w:r w:rsidRPr="00D84857">
        <w:rPr>
          <w:rFonts w:asciiTheme="majorHAnsi" w:hAnsiTheme="majorHAnsi" w:cstheme="majorHAnsi"/>
        </w:rPr>
        <w:t>(</w:t>
      </w:r>
      <w:proofErr w:type="spellStart"/>
      <w:r w:rsidRPr="00D84857">
        <w:rPr>
          <w:rFonts w:asciiTheme="majorHAnsi" w:hAnsiTheme="majorHAnsi" w:cstheme="majorHAnsi"/>
        </w:rPr>
        <w:t>Libre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proofErr w:type="spellStart"/>
      <w:r w:rsidRPr="00D84857">
        <w:rPr>
          <w:rFonts w:asciiTheme="majorHAnsi" w:hAnsiTheme="majorHAnsi" w:cstheme="majorHAnsi"/>
        </w:rPr>
        <w:t>Office</w:t>
      </w:r>
      <w:proofErr w:type="spellEnd"/>
      <w:r w:rsidRPr="00D84857">
        <w:rPr>
          <w:rFonts w:asciiTheme="majorHAnsi" w:hAnsiTheme="majorHAnsi" w:cstheme="majorHAnsi"/>
        </w:rPr>
        <w:t xml:space="preserve"> документы)</w:t>
      </w:r>
    </w:p>
    <w:p w:rsidR="00A002A8" w:rsidRPr="00D84857" w:rsidRDefault="00D84857">
      <w:pPr>
        <w:numPr>
          <w:ilvl w:val="1"/>
          <w:numId w:val="14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Файлы не должны превышать в размере 5 500 000 байт == 5.5 </w:t>
      </w:r>
      <w:proofErr w:type="spellStart"/>
      <w:r w:rsidRPr="00D84857">
        <w:rPr>
          <w:rFonts w:asciiTheme="majorHAnsi" w:hAnsiTheme="majorHAnsi" w:cstheme="majorHAnsi"/>
        </w:rPr>
        <w:t>МегаБайт</w:t>
      </w:r>
      <w:proofErr w:type="spellEnd"/>
    </w:p>
    <w:p w:rsidR="00A002A8" w:rsidRPr="00D84857" w:rsidRDefault="00D84857">
      <w:pPr>
        <w:numPr>
          <w:ilvl w:val="1"/>
          <w:numId w:val="14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>Обязательно загрузить хотя бы один файл</w:t>
      </w:r>
    </w:p>
    <w:p w:rsidR="00A002A8" w:rsidRPr="00D84857" w:rsidRDefault="00D84857">
      <w:pPr>
        <w:numPr>
          <w:ilvl w:val="1"/>
          <w:numId w:val="14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Под полем располагается список загруженных файлов с возможностью удаления. Каждый элемент списка представлен названием файла и кнопкой удаления загруженного файла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84" w:name="_37h3cufpuall" w:colFirst="0" w:colLast="0"/>
      <w:bookmarkEnd w:id="84"/>
      <w:r w:rsidRPr="00D84857">
        <w:rPr>
          <w:rFonts w:asciiTheme="majorHAnsi" w:hAnsiTheme="majorHAnsi" w:cstheme="majorHAnsi"/>
        </w:rPr>
        <w:t>Подписи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fchawglxf0ei">
        <w:r w:rsidRPr="00D84857">
          <w:rPr>
            <w:rFonts w:asciiTheme="majorHAnsi" w:hAnsiTheme="majorHAnsi" w:cstheme="majorHAnsi"/>
            <w:color w:val="1155CC"/>
            <w:u w:val="single"/>
          </w:rPr>
          <w:t>Подписи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85" w:name="_ep4lm0b7cu7q" w:colFirst="0" w:colLast="0"/>
      <w:bookmarkEnd w:id="85"/>
      <w:r w:rsidRPr="00D84857">
        <w:rPr>
          <w:rFonts w:asciiTheme="majorHAnsi" w:hAnsiTheme="majorHAnsi" w:cstheme="majorHAnsi"/>
        </w:rPr>
        <w:t>Кнопки согласования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Представлен кнопками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С</w:t>
      </w:r>
      <w:proofErr w:type="gramEnd"/>
      <w:r w:rsidRPr="00D84857">
        <w:rPr>
          <w:rFonts w:asciiTheme="majorHAnsi" w:hAnsiTheme="majorHAnsi" w:cstheme="majorHAnsi"/>
          <w:b/>
        </w:rPr>
        <w:t>огласовать</w:t>
      </w:r>
      <w:ins w:id="86" w:author="Roman Ryndych" w:date="2022-11-22T10:06:00Z">
        <w:r w:rsidRPr="00D84857">
          <w:rPr>
            <w:rFonts w:asciiTheme="majorHAnsi" w:hAnsiTheme="majorHAnsi" w:cstheme="majorHAnsi"/>
            <w:b/>
          </w:rPr>
          <w:t>, Согласовать с замечаниями, Не согласовать</w:t>
        </w:r>
      </w:ins>
      <w:r w:rsidRPr="00D84857">
        <w:rPr>
          <w:rFonts w:asciiTheme="majorHAnsi" w:hAnsiTheme="majorHAnsi" w:cstheme="majorHAnsi"/>
          <w:b/>
        </w:rPr>
        <w:t xml:space="preserve">, Вернуть на доработку, Вернуть назад, Отклонить, Отменить, Редактировать. </w:t>
      </w:r>
      <w:r w:rsidRPr="00D84857">
        <w:rPr>
          <w:rFonts w:asciiTheme="majorHAnsi" w:hAnsiTheme="majorHAnsi" w:cstheme="majorHAnsi"/>
        </w:rPr>
        <w:t>Изначально все кнопки кроме</w:t>
      </w:r>
      <w:proofErr w:type="gramStart"/>
      <w:r w:rsidRPr="00D84857">
        <w:rPr>
          <w:rFonts w:asciiTheme="majorHAnsi" w:hAnsiTheme="majorHAnsi" w:cstheme="majorHAnsi"/>
        </w:rPr>
        <w:t xml:space="preserve"> О</w:t>
      </w:r>
      <w:proofErr w:type="gramEnd"/>
      <w:r w:rsidRPr="00D84857">
        <w:rPr>
          <w:rFonts w:asciiTheme="majorHAnsi" w:hAnsiTheme="majorHAnsi" w:cstheme="majorHAnsi"/>
        </w:rPr>
        <w:t>тменить, Редактировать заблокированы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кнопок:</w:t>
      </w:r>
    </w:p>
    <w:p w:rsidR="00A002A8" w:rsidRPr="00D84857" w:rsidRDefault="00D84857">
      <w:pPr>
        <w:numPr>
          <w:ilvl w:val="0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b/>
        </w:rPr>
        <w:t xml:space="preserve">Согласовать, </w:t>
      </w:r>
    </w:p>
    <w:p w:rsidR="00A002A8" w:rsidRPr="00D84857" w:rsidRDefault="00D84857">
      <w:pPr>
        <w:numPr>
          <w:ilvl w:val="1"/>
          <w:numId w:val="9"/>
        </w:numPr>
        <w:rPr>
          <w:ins w:id="87" w:author="Roman Ryndych" w:date="2022-11-22T10:04:00Z"/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 переводит документ на следующую стадию подписи</w:t>
      </w:r>
      <w:ins w:id="88" w:author="Roman Ryndych" w:date="2022-11-22T10:05:00Z">
        <w:r w:rsidRPr="00D84857">
          <w:rPr>
            <w:rFonts w:asciiTheme="majorHAnsi" w:hAnsiTheme="majorHAnsi" w:cstheme="majorHAnsi"/>
          </w:rPr>
          <w:t>, присваивает этой подписи документа статус Согласовано</w:t>
        </w:r>
      </w:ins>
      <w:r w:rsidRPr="00D84857">
        <w:rPr>
          <w:rFonts w:asciiTheme="majorHAnsi" w:hAnsiTheme="majorHAnsi" w:cstheme="majorHAnsi"/>
        </w:rPr>
        <w:t xml:space="preserve"> и закрывает окно</w:t>
      </w:r>
    </w:p>
    <w:p w:rsidR="00A002A8" w:rsidRPr="00D84857" w:rsidRDefault="00D84857">
      <w:pPr>
        <w:numPr>
          <w:ilvl w:val="0"/>
          <w:numId w:val="9"/>
        </w:numPr>
        <w:rPr>
          <w:ins w:id="89" w:author="Roman Ryndych" w:date="2022-11-22T10:04:00Z"/>
          <w:rFonts w:asciiTheme="majorHAnsi" w:hAnsiTheme="majorHAnsi" w:cstheme="majorHAnsi"/>
          <w:b/>
        </w:rPr>
      </w:pPr>
      <w:ins w:id="90" w:author="Roman Ryndych" w:date="2022-11-22T10:04:00Z">
        <w:r w:rsidRPr="00D84857">
          <w:rPr>
            <w:rFonts w:asciiTheme="majorHAnsi" w:hAnsiTheme="majorHAnsi" w:cstheme="majorHAnsi"/>
          </w:rPr>
          <w:t>Согласовать с замечаниями</w:t>
        </w:r>
      </w:ins>
    </w:p>
    <w:p w:rsidR="00A002A8" w:rsidRPr="00D84857" w:rsidRDefault="00D84857">
      <w:pPr>
        <w:numPr>
          <w:ilvl w:val="1"/>
          <w:numId w:val="9"/>
        </w:numPr>
        <w:rPr>
          <w:ins w:id="91" w:author="Roman Ryndych" w:date="2022-11-22T10:04:00Z"/>
          <w:rFonts w:asciiTheme="majorHAnsi" w:hAnsiTheme="majorHAnsi" w:cstheme="majorHAnsi"/>
        </w:rPr>
      </w:pPr>
      <w:ins w:id="92" w:author="Roman Ryndych" w:date="2022-11-22T10:04:00Z">
        <w:r w:rsidRPr="00D84857">
          <w:rPr>
            <w:rFonts w:asciiTheme="majorHAnsi" w:hAnsiTheme="majorHAnsi" w:cstheme="majorHAnsi"/>
          </w:rPr>
          <w:t>Кнопка переводит документ на следующую стадию подписи, присваивает этой подписи документа статус Согласовано с замечаниями и закрывает окно</w:t>
        </w:r>
      </w:ins>
    </w:p>
    <w:p w:rsidR="00A002A8" w:rsidRPr="00D84857" w:rsidRDefault="00D84857">
      <w:pPr>
        <w:numPr>
          <w:ilvl w:val="0"/>
          <w:numId w:val="9"/>
        </w:numPr>
        <w:rPr>
          <w:ins w:id="93" w:author="Roman Ryndych" w:date="2022-11-22T10:04:00Z"/>
          <w:rFonts w:asciiTheme="majorHAnsi" w:hAnsiTheme="majorHAnsi" w:cstheme="majorHAnsi"/>
          <w:b/>
        </w:rPr>
      </w:pPr>
      <w:ins w:id="94" w:author="Roman Ryndych" w:date="2022-11-22T10:04:00Z">
        <w:r w:rsidRPr="00D84857">
          <w:rPr>
            <w:rFonts w:asciiTheme="majorHAnsi" w:hAnsiTheme="majorHAnsi" w:cstheme="majorHAnsi"/>
          </w:rPr>
          <w:t>Не согласовать</w:t>
        </w:r>
      </w:ins>
    </w:p>
    <w:p w:rsidR="00A002A8" w:rsidRPr="00D84857" w:rsidRDefault="00D84857">
      <w:pPr>
        <w:numPr>
          <w:ilvl w:val="1"/>
          <w:numId w:val="9"/>
        </w:numPr>
        <w:rPr>
          <w:rFonts w:asciiTheme="majorHAnsi" w:hAnsiTheme="majorHAnsi" w:cstheme="majorHAnsi"/>
          <w:color w:val="000000"/>
          <w:rPrChange w:id="95" w:author="Roman Ryndych" w:date="2022-11-22T10:04:00Z">
            <w:rPr/>
          </w:rPrChange>
        </w:rPr>
      </w:pPr>
      <w:ins w:id="96" w:author="Roman Ryndych" w:date="2022-11-22T10:04:00Z">
        <w:r w:rsidRPr="00D84857">
          <w:rPr>
            <w:rFonts w:asciiTheme="majorHAnsi" w:hAnsiTheme="majorHAnsi" w:cstheme="majorHAnsi"/>
          </w:rPr>
          <w:t>Кнопка переводит документ на следующую стадию подписи, присваивает этой подписи документа статус</w:t>
        </w:r>
        <w:proofErr w:type="gramStart"/>
        <w:r w:rsidRPr="00D84857">
          <w:rPr>
            <w:rFonts w:asciiTheme="majorHAnsi" w:hAnsiTheme="majorHAnsi" w:cstheme="majorHAnsi"/>
          </w:rPr>
          <w:t xml:space="preserve"> Н</w:t>
        </w:r>
        <w:proofErr w:type="gramEnd"/>
        <w:r w:rsidRPr="00D84857">
          <w:rPr>
            <w:rFonts w:asciiTheme="majorHAnsi" w:hAnsiTheme="majorHAnsi" w:cstheme="majorHAnsi"/>
          </w:rPr>
          <w:t>е согласовано и закрывает окно</w:t>
        </w:r>
      </w:ins>
    </w:p>
    <w:p w:rsidR="00A002A8" w:rsidRPr="00D84857" w:rsidRDefault="00D84857">
      <w:pPr>
        <w:numPr>
          <w:ilvl w:val="0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b/>
        </w:rPr>
        <w:t xml:space="preserve">Вернуть на доработку, </w:t>
      </w:r>
    </w:p>
    <w:p w:rsidR="00A002A8" w:rsidRPr="00D84857" w:rsidRDefault="00D84857">
      <w:pPr>
        <w:numPr>
          <w:ilvl w:val="1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 выводит сообщение подтверждения</w:t>
      </w:r>
    </w:p>
    <w:p w:rsidR="00A002A8" w:rsidRPr="00D84857" w:rsidRDefault="00D84857">
      <w:pPr>
        <w:numPr>
          <w:ilvl w:val="2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Если поле Замечание пустое, то выводит сообщение “Вы </w:t>
      </w:r>
      <w:proofErr w:type="gramStart"/>
      <w:r w:rsidRPr="00D84857">
        <w:rPr>
          <w:rFonts w:asciiTheme="majorHAnsi" w:hAnsiTheme="majorHAnsi" w:cstheme="majorHAnsi"/>
          <w:sz w:val="21"/>
          <w:szCs w:val="21"/>
          <w:highlight w:val="white"/>
        </w:rPr>
        <w:t>уверены что хотите</w:t>
      </w:r>
      <w:proofErr w:type="gramEnd"/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 вернуть текущий договор на доработку без замечаний?”</w:t>
      </w:r>
    </w:p>
    <w:p w:rsidR="00A002A8" w:rsidRPr="00D84857" w:rsidRDefault="00D84857">
      <w:pPr>
        <w:numPr>
          <w:ilvl w:val="2"/>
          <w:numId w:val="9"/>
        </w:numPr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Если поле Замечание заполнено, то выводит сообщение “Вы </w:t>
      </w:r>
      <w:proofErr w:type="gramStart"/>
      <w:r w:rsidRPr="00D84857">
        <w:rPr>
          <w:rFonts w:asciiTheme="majorHAnsi" w:hAnsiTheme="majorHAnsi" w:cstheme="majorHAnsi"/>
          <w:sz w:val="21"/>
          <w:szCs w:val="21"/>
          <w:highlight w:val="white"/>
        </w:rPr>
        <w:t>уверены что хотите</w:t>
      </w:r>
      <w:proofErr w:type="gramEnd"/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 вернуть текущий договор на доработку исполнителю?”</w:t>
      </w:r>
    </w:p>
    <w:p w:rsidR="00A002A8" w:rsidRPr="00D84857" w:rsidRDefault="00D84857">
      <w:pPr>
        <w:numPr>
          <w:ilvl w:val="1"/>
          <w:numId w:val="9"/>
        </w:numPr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>После подтверждения кнопка возвращает документ на доработку создателю документа, ставит статус документа</w:t>
      </w:r>
      <w:proofErr w:type="gramStart"/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 Н</w:t>
      </w:r>
      <w:proofErr w:type="gramEnd"/>
      <w:r w:rsidRPr="00D84857">
        <w:rPr>
          <w:rFonts w:asciiTheme="majorHAnsi" w:hAnsiTheme="majorHAnsi" w:cstheme="majorHAnsi"/>
          <w:sz w:val="21"/>
          <w:szCs w:val="21"/>
          <w:highlight w:val="white"/>
        </w:rPr>
        <w:t>а доработке и закрывает окно. Таблица с документами обновляется</w:t>
      </w:r>
    </w:p>
    <w:p w:rsidR="00A002A8" w:rsidRPr="00D84857" w:rsidRDefault="00D84857">
      <w:pPr>
        <w:numPr>
          <w:ilvl w:val="0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b/>
        </w:rPr>
        <w:t>Вернуть назад,</w:t>
      </w:r>
    </w:p>
    <w:p w:rsidR="00A002A8" w:rsidRPr="00D84857" w:rsidRDefault="00D84857">
      <w:pPr>
        <w:numPr>
          <w:ilvl w:val="1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 выводит сообщение подтверждения</w:t>
      </w:r>
    </w:p>
    <w:p w:rsidR="00A002A8" w:rsidRPr="00D84857" w:rsidRDefault="00D84857">
      <w:pPr>
        <w:numPr>
          <w:ilvl w:val="2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Если поле Замечание пустое, то выводит сообщение “Вы </w:t>
      </w:r>
      <w:proofErr w:type="gramStart"/>
      <w:r w:rsidRPr="00D84857">
        <w:rPr>
          <w:rFonts w:asciiTheme="majorHAnsi" w:hAnsiTheme="majorHAnsi" w:cstheme="majorHAnsi"/>
          <w:sz w:val="21"/>
          <w:szCs w:val="21"/>
          <w:highlight w:val="white"/>
        </w:rPr>
        <w:t>уверены что хотите</w:t>
      </w:r>
      <w:proofErr w:type="gramEnd"/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 вернуть текущий договор без замечаний?”</w:t>
      </w:r>
    </w:p>
    <w:p w:rsidR="00A002A8" w:rsidRPr="00D84857" w:rsidRDefault="00D84857">
      <w:pPr>
        <w:numPr>
          <w:ilvl w:val="2"/>
          <w:numId w:val="9"/>
        </w:numPr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Если поле Замечание заполнено, то выводит сообщение “Вы </w:t>
      </w:r>
      <w:proofErr w:type="gramStart"/>
      <w:r w:rsidRPr="00D84857">
        <w:rPr>
          <w:rFonts w:asciiTheme="majorHAnsi" w:hAnsiTheme="majorHAnsi" w:cstheme="majorHAnsi"/>
          <w:sz w:val="21"/>
          <w:szCs w:val="21"/>
          <w:highlight w:val="white"/>
        </w:rPr>
        <w:t>уверены что хотите</w:t>
      </w:r>
      <w:proofErr w:type="gramEnd"/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 вернуть текущий договор на шаг назад?”</w:t>
      </w:r>
    </w:p>
    <w:p w:rsidR="00A002A8" w:rsidRPr="00D84857" w:rsidRDefault="00D84857">
      <w:pPr>
        <w:numPr>
          <w:ilvl w:val="1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>После подтверждения кнопка возвращает документ на согласование предыдущему подписанту документа, ставит статус документа</w:t>
      </w:r>
      <w:proofErr w:type="gramStart"/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 В</w:t>
      </w:r>
      <w:proofErr w:type="gramEnd"/>
      <w:r w:rsidRPr="00D84857">
        <w:rPr>
          <w:rFonts w:asciiTheme="majorHAnsi" w:hAnsiTheme="majorHAnsi" w:cstheme="majorHAnsi"/>
          <w:sz w:val="21"/>
          <w:szCs w:val="21"/>
          <w:highlight w:val="white"/>
        </w:rPr>
        <w:t xml:space="preserve"> работе и закрывает окно</w:t>
      </w:r>
    </w:p>
    <w:p w:rsidR="00A002A8" w:rsidRPr="00D84857" w:rsidRDefault="00D84857">
      <w:pPr>
        <w:ind w:left="1440"/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>Этот документ начинает отображаться как документ на подпись у предыдущего подписанта</w:t>
      </w:r>
    </w:p>
    <w:p w:rsidR="00A002A8" w:rsidRPr="00D84857" w:rsidRDefault="00D84857">
      <w:pPr>
        <w:ind w:left="1440"/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>Соответствующее замечание отображается в блоке Замечаний</w:t>
      </w:r>
    </w:p>
    <w:p w:rsidR="00A002A8" w:rsidRPr="00D84857" w:rsidRDefault="00D84857">
      <w:pPr>
        <w:ind w:left="1440"/>
        <w:rPr>
          <w:rFonts w:asciiTheme="majorHAnsi" w:hAnsiTheme="majorHAnsi" w:cstheme="majorHAnsi"/>
          <w:sz w:val="21"/>
          <w:szCs w:val="21"/>
          <w:highlight w:val="white"/>
        </w:rPr>
      </w:pPr>
      <w:r w:rsidRPr="00D84857">
        <w:rPr>
          <w:rFonts w:asciiTheme="majorHAnsi" w:hAnsiTheme="majorHAnsi" w:cstheme="majorHAnsi"/>
          <w:sz w:val="21"/>
          <w:szCs w:val="21"/>
          <w:highlight w:val="white"/>
        </w:rPr>
        <w:t>Таблица обновляется</w:t>
      </w:r>
    </w:p>
    <w:p w:rsidR="00A002A8" w:rsidRPr="00D84857" w:rsidRDefault="00D84857">
      <w:pPr>
        <w:numPr>
          <w:ilvl w:val="0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b/>
        </w:rPr>
        <w:t xml:space="preserve">Отклонить, </w:t>
      </w:r>
    </w:p>
    <w:p w:rsidR="00A002A8" w:rsidRPr="00D84857" w:rsidRDefault="00D84857">
      <w:pPr>
        <w:numPr>
          <w:ilvl w:val="1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lastRenderedPageBreak/>
        <w:t xml:space="preserve">Для работы кнопки обязательно указать </w:t>
      </w:r>
      <w:proofErr w:type="gramStart"/>
      <w:r w:rsidRPr="00D84857">
        <w:rPr>
          <w:rFonts w:asciiTheme="majorHAnsi" w:hAnsiTheme="majorHAnsi" w:cstheme="majorHAnsi"/>
        </w:rPr>
        <w:t>замечание</w:t>
      </w:r>
      <w:proofErr w:type="gramEnd"/>
      <w:r w:rsidRPr="00D84857">
        <w:rPr>
          <w:rFonts w:asciiTheme="majorHAnsi" w:hAnsiTheme="majorHAnsi" w:cstheme="majorHAnsi"/>
        </w:rPr>
        <w:t xml:space="preserve"> почему документ был отклонен. Если поле Замечание пусто, то выводить “</w:t>
      </w:r>
      <w:r w:rsidRPr="00D84857">
        <w:rPr>
          <w:rFonts w:asciiTheme="majorHAnsi" w:hAnsiTheme="majorHAnsi" w:cstheme="majorHAnsi"/>
          <w:sz w:val="21"/>
          <w:szCs w:val="21"/>
          <w:highlight w:val="white"/>
        </w:rPr>
        <w:t>Для отклонения договора нужно указать замечание</w:t>
      </w:r>
      <w:r w:rsidRPr="00D84857">
        <w:rPr>
          <w:rFonts w:asciiTheme="majorHAnsi" w:hAnsiTheme="majorHAnsi" w:cstheme="majorHAnsi"/>
        </w:rPr>
        <w:t>”</w:t>
      </w:r>
    </w:p>
    <w:p w:rsidR="00A002A8" w:rsidRPr="00D84857" w:rsidRDefault="00D84857">
      <w:pPr>
        <w:numPr>
          <w:ilvl w:val="1"/>
          <w:numId w:val="9"/>
        </w:numPr>
        <w:rPr>
          <w:ins w:id="97" w:author="Roman Ryndych" w:date="2022-11-22T10:07:00Z"/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Переводит документ в статус Отклонен</w:t>
      </w:r>
      <w:proofErr w:type="gramEnd"/>
      <w:r w:rsidRPr="00D84857">
        <w:rPr>
          <w:rFonts w:asciiTheme="majorHAnsi" w:hAnsiTheme="majorHAnsi" w:cstheme="majorHAnsi"/>
        </w:rPr>
        <w:t>, закрывает окно и обновляет таблицу</w:t>
      </w:r>
    </w:p>
    <w:p w:rsidR="00A002A8" w:rsidRPr="00D84857" w:rsidRDefault="00D84857">
      <w:pPr>
        <w:numPr>
          <w:ilvl w:val="1"/>
          <w:numId w:val="9"/>
        </w:numPr>
        <w:rPr>
          <w:rFonts w:asciiTheme="majorHAnsi" w:hAnsiTheme="majorHAnsi" w:cstheme="majorHAnsi"/>
        </w:rPr>
      </w:pPr>
      <w:ins w:id="98" w:author="Roman Ryndych" w:date="2022-11-22T10:07:00Z">
        <w:r w:rsidRPr="00D84857">
          <w:rPr>
            <w:rFonts w:asciiTheme="majorHAnsi" w:hAnsiTheme="majorHAnsi" w:cstheme="majorHAnsi"/>
          </w:rPr>
          <w:t>Кнопка</w:t>
        </w:r>
        <w:proofErr w:type="gramStart"/>
        <w:r w:rsidRPr="00D84857">
          <w:rPr>
            <w:rFonts w:asciiTheme="majorHAnsi" w:hAnsiTheme="majorHAnsi" w:cstheme="majorHAnsi"/>
          </w:rPr>
          <w:t xml:space="preserve"> </w:t>
        </w:r>
        <w:r w:rsidRPr="00D84857">
          <w:rPr>
            <w:rFonts w:asciiTheme="majorHAnsi" w:hAnsiTheme="majorHAnsi" w:cstheme="majorHAnsi"/>
            <w:b/>
          </w:rPr>
          <w:t>О</w:t>
        </w:r>
        <w:proofErr w:type="gramEnd"/>
        <w:r w:rsidRPr="00D84857">
          <w:rPr>
            <w:rFonts w:asciiTheme="majorHAnsi" w:hAnsiTheme="majorHAnsi" w:cstheme="majorHAnsi"/>
            <w:b/>
          </w:rPr>
          <w:t>тклонить</w:t>
        </w:r>
        <w:r w:rsidRPr="00D84857">
          <w:rPr>
            <w:rFonts w:asciiTheme="majorHAnsi" w:hAnsiTheme="majorHAnsi" w:cstheme="majorHAnsi"/>
          </w:rPr>
          <w:t xml:space="preserve"> доступна только последнему подписанту в списке подписей или пользователю с соответствующим правом.</w:t>
        </w:r>
      </w:ins>
    </w:p>
    <w:p w:rsidR="00A002A8" w:rsidRPr="00D84857" w:rsidRDefault="00D84857">
      <w:pPr>
        <w:numPr>
          <w:ilvl w:val="0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b/>
        </w:rPr>
        <w:t xml:space="preserve">Отменить, </w:t>
      </w:r>
    </w:p>
    <w:p w:rsidR="00A002A8" w:rsidRPr="00D84857" w:rsidRDefault="00D84857">
      <w:pPr>
        <w:numPr>
          <w:ilvl w:val="1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Закрывает окно, обновляет таблицу</w:t>
      </w:r>
    </w:p>
    <w:p w:rsidR="00A002A8" w:rsidRPr="00D84857" w:rsidRDefault="00D84857">
      <w:pPr>
        <w:numPr>
          <w:ilvl w:val="0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b/>
        </w:rPr>
        <w:t>Редактировать</w:t>
      </w:r>
    </w:p>
    <w:p w:rsidR="00A002A8" w:rsidRPr="00D84857" w:rsidRDefault="00D84857">
      <w:pPr>
        <w:numPr>
          <w:ilvl w:val="1"/>
          <w:numId w:val="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Дает доступ к вводу информации в полях, открывает заблокированные кнопки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99" w:name="_fn5q9p6dg5z4" w:colFirst="0" w:colLast="0"/>
      <w:bookmarkEnd w:id="99"/>
      <w:r w:rsidRPr="00D84857">
        <w:rPr>
          <w:rFonts w:asciiTheme="majorHAnsi" w:hAnsiTheme="majorHAnsi" w:cstheme="majorHAnsi"/>
        </w:rPr>
        <w:t>Замечания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Состоит из блока </w:t>
      </w:r>
      <w:hyperlink w:anchor="_wl2rhpx17zju">
        <w:r w:rsidRPr="00D84857">
          <w:rPr>
            <w:rFonts w:asciiTheme="majorHAnsi" w:hAnsiTheme="majorHAnsi" w:cstheme="majorHAnsi"/>
            <w:color w:val="1155CC"/>
            <w:u w:val="single"/>
          </w:rPr>
          <w:t>Замечание</w:t>
        </w:r>
      </w:hyperlink>
      <w:r w:rsidRPr="00D84857">
        <w:rPr>
          <w:rFonts w:asciiTheme="majorHAnsi" w:hAnsiTheme="majorHAnsi" w:cstheme="majorHAnsi"/>
        </w:rPr>
        <w:t xml:space="preserve"> и поля для ввода нового Замечания. Поле ввода заблокировано до нажатия на кнопку</w:t>
      </w:r>
      <w:proofErr w:type="gramStart"/>
      <w:r w:rsidRPr="00D84857">
        <w:rPr>
          <w:rFonts w:asciiTheme="majorHAnsi" w:hAnsiTheme="majorHAnsi" w:cstheme="majorHAnsi"/>
        </w:rPr>
        <w:t xml:space="preserve"> Р</w:t>
      </w:r>
      <w:proofErr w:type="gramEnd"/>
      <w:r w:rsidRPr="00D84857">
        <w:rPr>
          <w:rFonts w:asciiTheme="majorHAnsi" w:hAnsiTheme="majorHAnsi" w:cstheme="majorHAnsi"/>
        </w:rPr>
        <w:t>едактировать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00" w:name="_8wbmd2866vwh" w:colFirst="0" w:colLast="0"/>
      <w:bookmarkEnd w:id="100"/>
      <w:r w:rsidRPr="00D84857">
        <w:rPr>
          <w:rFonts w:asciiTheme="majorHAnsi" w:hAnsiTheme="majorHAnsi" w:cstheme="majorHAnsi"/>
        </w:rPr>
        <w:t>Поручения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Описано в документе </w:t>
      </w:r>
      <w:hyperlink r:id="rId40" w:anchor="heading=h.335rxfg0ci3r">
        <w:r w:rsidRPr="00D84857">
          <w:rPr>
            <w:rFonts w:asciiTheme="majorHAnsi" w:hAnsiTheme="majorHAnsi" w:cstheme="majorHAnsi"/>
            <w:color w:val="1155CC"/>
            <w:u w:val="single"/>
          </w:rPr>
          <w:t xml:space="preserve">ТЗ Поручения, Поручения </w:t>
        </w:r>
        <w:proofErr w:type="gramStart"/>
        <w:r w:rsidRPr="00D84857">
          <w:rPr>
            <w:rFonts w:asciiTheme="majorHAnsi" w:hAnsiTheme="majorHAnsi" w:cstheme="majorHAnsi"/>
            <w:color w:val="1155CC"/>
            <w:u w:val="single"/>
          </w:rPr>
          <w:t>при</w:t>
        </w:r>
        <w:proofErr w:type="gramEnd"/>
        <w:r w:rsidRPr="00D84857">
          <w:rPr>
            <w:rFonts w:asciiTheme="majorHAnsi" w:hAnsiTheme="majorHAnsi" w:cstheme="majorHAnsi"/>
            <w:color w:val="1155CC"/>
            <w:u w:val="single"/>
          </w:rPr>
          <w:t xml:space="preserve"> согласования документа</w:t>
        </w:r>
      </w:hyperlink>
      <w:r w:rsidRPr="00D84857">
        <w:rPr>
          <w:rFonts w:asciiTheme="majorHAnsi" w:hAnsiTheme="majorHAnsi" w:cstheme="majorHAnsi"/>
        </w:rPr>
        <w:t xml:space="preserve"> 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01" w:name="_s9ga5ak2vq6y" w:colFirst="0" w:colLast="0"/>
      <w:bookmarkEnd w:id="101"/>
      <w:r w:rsidRPr="00D84857">
        <w:rPr>
          <w:rFonts w:asciiTheme="majorHAnsi" w:hAnsiTheme="majorHAnsi" w:cstheme="majorHAnsi"/>
        </w:rPr>
        <w:t>Комментарии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Дублирует блок </w:t>
      </w:r>
      <w:hyperlink w:anchor="_zaei4tl8wj3c">
        <w:r w:rsidRPr="00D84857">
          <w:rPr>
            <w:rFonts w:asciiTheme="majorHAnsi" w:hAnsiTheme="majorHAnsi" w:cstheme="majorHAnsi"/>
            <w:color w:val="1155CC"/>
            <w:u w:val="single"/>
          </w:rPr>
          <w:t>Комментарии</w:t>
        </w:r>
      </w:hyperlink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102" w:name="_xs8s7ltqsmbx" w:colFirst="0" w:colLast="0"/>
      <w:bookmarkEnd w:id="102"/>
      <w:r w:rsidRPr="00D84857">
        <w:rPr>
          <w:rFonts w:asciiTheme="majorHAnsi" w:hAnsiTheme="majorHAnsi" w:cstheme="majorHAnsi"/>
        </w:rPr>
        <w:t xml:space="preserve">Подраздел </w:t>
      </w:r>
      <w:proofErr w:type="gramStart"/>
      <w:r w:rsidRPr="00D84857">
        <w:rPr>
          <w:rFonts w:asciiTheme="majorHAnsi" w:hAnsiTheme="majorHAnsi" w:cstheme="majorHAnsi"/>
        </w:rPr>
        <w:t>Подписанные</w:t>
      </w:r>
      <w:proofErr w:type="gramEnd"/>
      <w:r w:rsidRPr="00D84857">
        <w:rPr>
          <w:rFonts w:asciiTheme="majorHAnsi" w:hAnsiTheme="majorHAnsi" w:cstheme="majorHAnsi"/>
        </w:rPr>
        <w:t xml:space="preserve"> мною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695BFF16" wp14:editId="0955D5A6">
            <wp:extent cx="5731200" cy="3797300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Подраздел служит для хранения документов, уже подписанных пользователем.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Состоит из таблицы, кнопок </w:t>
      </w:r>
      <w:r w:rsidRPr="00D84857">
        <w:rPr>
          <w:rFonts w:asciiTheme="majorHAnsi" w:hAnsiTheme="majorHAnsi" w:cstheme="majorHAnsi"/>
          <w:b/>
        </w:rPr>
        <w:t>Просмотр, Удалить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Таблица созданных пользователем документов состоит из колонок Наименование договора, Дата и время создания, Последние изменения, Тип договора, Статус, На подписи, Этап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Столбцы</w:t>
      </w:r>
      <w:proofErr w:type="gramStart"/>
      <w:r w:rsidRPr="00D84857">
        <w:rPr>
          <w:rFonts w:asciiTheme="majorHAnsi" w:hAnsiTheme="majorHAnsi" w:cstheme="majorHAnsi"/>
        </w:rPr>
        <w:t xml:space="preserve"> Н</w:t>
      </w:r>
      <w:proofErr w:type="gramEnd"/>
      <w:r w:rsidRPr="00D84857">
        <w:rPr>
          <w:rFonts w:asciiTheme="majorHAnsi" w:hAnsiTheme="majorHAnsi" w:cstheme="majorHAnsi"/>
        </w:rPr>
        <w:t>а подписи и Этап не должны иметь фильтрации и сортировки</w:t>
      </w: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Двойной клик на строке таблицы аналогичен выделению строки и нажатию кнопки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поведения кнопок:</w:t>
      </w:r>
    </w:p>
    <w:p w:rsidR="00A002A8" w:rsidRPr="00D84857" w:rsidRDefault="00D84857">
      <w:pPr>
        <w:numPr>
          <w:ilvl w:val="0"/>
          <w:numId w:val="4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1"/>
          <w:numId w:val="4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Должна вызывать всплывающее окно </w:t>
      </w:r>
      <w:r w:rsidRPr="00D84857">
        <w:rPr>
          <w:rFonts w:asciiTheme="majorHAnsi" w:hAnsiTheme="majorHAnsi" w:cstheme="majorHAnsi"/>
          <w:u w:val="single"/>
        </w:rPr>
        <w:t>Просмотр документ</w:t>
      </w:r>
      <w:proofErr w:type="gramStart"/>
      <w:r w:rsidRPr="00D84857">
        <w:rPr>
          <w:rFonts w:asciiTheme="majorHAnsi" w:hAnsiTheme="majorHAnsi" w:cstheme="majorHAnsi"/>
          <w:u w:val="single"/>
        </w:rPr>
        <w:t>а</w:t>
      </w:r>
      <w:r w:rsidRPr="00D84857">
        <w:rPr>
          <w:rFonts w:asciiTheme="majorHAnsi" w:hAnsiTheme="majorHAnsi" w:cstheme="majorHAnsi"/>
        </w:rPr>
        <w:t>(</w:t>
      </w:r>
      <w:proofErr w:type="gramEnd"/>
      <w:r w:rsidRPr="00D84857">
        <w:rPr>
          <w:rFonts w:asciiTheme="majorHAnsi" w:hAnsiTheme="majorHAnsi" w:cstheme="majorHAnsi"/>
        </w:rPr>
        <w:t>описано ниже)</w:t>
      </w:r>
    </w:p>
    <w:p w:rsidR="00A002A8" w:rsidRPr="00D84857" w:rsidRDefault="00D84857">
      <w:pPr>
        <w:numPr>
          <w:ilvl w:val="0"/>
          <w:numId w:val="4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У</w:t>
      </w:r>
      <w:proofErr w:type="gramEnd"/>
      <w:r w:rsidRPr="00D84857">
        <w:rPr>
          <w:rFonts w:asciiTheme="majorHAnsi" w:hAnsiTheme="majorHAnsi" w:cstheme="majorHAnsi"/>
        </w:rPr>
        <w:t xml:space="preserve">далить </w:t>
      </w:r>
    </w:p>
    <w:p w:rsidR="00A002A8" w:rsidRPr="00D84857" w:rsidRDefault="00D84857">
      <w:pPr>
        <w:numPr>
          <w:ilvl w:val="1"/>
          <w:numId w:val="40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должна открывать всплывающее окно с подтверждением удаления. После подтверждения удаления строка удаляется из таблицы. Данные из БД, соответствующие этой строке, также удаляются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103" w:name="_3n5kwstcs1h" w:colFirst="0" w:colLast="0"/>
      <w:bookmarkEnd w:id="103"/>
      <w:r w:rsidRPr="00D84857">
        <w:rPr>
          <w:rFonts w:asciiTheme="majorHAnsi" w:hAnsiTheme="majorHAnsi" w:cstheme="majorHAnsi"/>
        </w:rPr>
        <w:lastRenderedPageBreak/>
        <w:t>Просмотр документа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3CF1EEF0" wp14:editId="2868386B">
            <wp:extent cx="4533900" cy="7381875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38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Окно представлено блоками Краткая информация о создателе документа, Краткая информация о документе, блоком Прикрепленных файлов, блоком Подписи, блоком Замечания, блоком Комментарии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04" w:name="_6tnbla50xv53" w:colFirst="0" w:colLast="0"/>
      <w:bookmarkEnd w:id="104"/>
      <w:r w:rsidRPr="00D84857">
        <w:rPr>
          <w:rFonts w:asciiTheme="majorHAnsi" w:hAnsiTheme="majorHAnsi" w:cstheme="majorHAnsi"/>
        </w:rPr>
        <w:lastRenderedPageBreak/>
        <w:t>Краткая информация о создателе документа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q4pzvschl2fp">
        <w:r w:rsidRPr="00D84857">
          <w:rPr>
            <w:rFonts w:asciiTheme="majorHAnsi" w:hAnsiTheme="majorHAnsi" w:cstheme="majorHAnsi"/>
            <w:color w:val="1155CC"/>
            <w:u w:val="single"/>
          </w:rPr>
          <w:t>Краткая информация о создателе документа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05" w:name="_x037h2dzo04z" w:colFirst="0" w:colLast="0"/>
      <w:bookmarkEnd w:id="105"/>
      <w:r w:rsidRPr="00D84857">
        <w:rPr>
          <w:rFonts w:asciiTheme="majorHAnsi" w:hAnsiTheme="majorHAnsi" w:cstheme="majorHAnsi"/>
        </w:rPr>
        <w:t>Краткая информация о документе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9fvfbu2js0qy">
        <w:r w:rsidRPr="00D84857">
          <w:rPr>
            <w:rFonts w:asciiTheme="majorHAnsi" w:hAnsiTheme="majorHAnsi" w:cstheme="majorHAnsi"/>
            <w:color w:val="1155CC"/>
            <w:u w:val="single"/>
          </w:rPr>
          <w:t>Краткая информация о документе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06" w:name="_dgtrfhq02hd2" w:colFirst="0" w:colLast="0"/>
      <w:bookmarkEnd w:id="106"/>
      <w:r w:rsidRPr="00D84857">
        <w:rPr>
          <w:rFonts w:asciiTheme="majorHAnsi" w:hAnsiTheme="majorHAnsi" w:cstheme="majorHAnsi"/>
        </w:rPr>
        <w:t>Блок Прикрепленных файлов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ox7vuq3nv149">
        <w:r w:rsidRPr="00D84857">
          <w:rPr>
            <w:rFonts w:asciiTheme="majorHAnsi" w:hAnsiTheme="majorHAnsi" w:cstheme="majorHAnsi"/>
            <w:color w:val="1155CC"/>
            <w:u w:val="single"/>
          </w:rPr>
          <w:t>Прикрепленных файлов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07" w:name="_rzq67vbgq28z" w:colFirst="0" w:colLast="0"/>
      <w:bookmarkEnd w:id="107"/>
      <w:r w:rsidRPr="00D84857">
        <w:rPr>
          <w:rFonts w:asciiTheme="majorHAnsi" w:hAnsiTheme="majorHAnsi" w:cstheme="majorHAnsi"/>
        </w:rPr>
        <w:t>Блок Подписи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fchawglxf0ei">
        <w:r w:rsidRPr="00D84857">
          <w:rPr>
            <w:rFonts w:asciiTheme="majorHAnsi" w:hAnsiTheme="majorHAnsi" w:cstheme="majorHAnsi"/>
            <w:color w:val="1155CC"/>
            <w:u w:val="single"/>
          </w:rPr>
          <w:t>Подписи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08" w:name="_9hdyaadvc62d" w:colFirst="0" w:colLast="0"/>
      <w:bookmarkEnd w:id="108"/>
      <w:r w:rsidRPr="00D84857">
        <w:rPr>
          <w:rFonts w:asciiTheme="majorHAnsi" w:hAnsiTheme="majorHAnsi" w:cstheme="majorHAnsi"/>
        </w:rPr>
        <w:t>Блок Замечания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wl2rhpx17zju">
        <w:r w:rsidRPr="00D84857">
          <w:rPr>
            <w:rFonts w:asciiTheme="majorHAnsi" w:hAnsiTheme="majorHAnsi" w:cstheme="majorHAnsi"/>
            <w:color w:val="1155CC"/>
            <w:u w:val="single"/>
          </w:rPr>
          <w:t>Замечание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09" w:name="_yfghjce59ay9" w:colFirst="0" w:colLast="0"/>
      <w:bookmarkEnd w:id="109"/>
      <w:r w:rsidRPr="00D84857">
        <w:rPr>
          <w:rFonts w:asciiTheme="majorHAnsi" w:hAnsiTheme="majorHAnsi" w:cstheme="majorHAnsi"/>
        </w:rPr>
        <w:t>Блок Комментарии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zaei4tl8wj3c">
        <w:r w:rsidRPr="00D84857">
          <w:rPr>
            <w:rFonts w:asciiTheme="majorHAnsi" w:hAnsiTheme="majorHAnsi" w:cstheme="majorHAnsi"/>
            <w:color w:val="1155CC"/>
            <w:u w:val="single"/>
          </w:rPr>
          <w:t>Комментарии</w:t>
        </w:r>
      </w:hyperlink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110" w:name="_fgiwxi3zjipu" w:colFirst="0" w:colLast="0"/>
      <w:bookmarkEnd w:id="110"/>
      <w:r w:rsidRPr="00D84857">
        <w:rPr>
          <w:rFonts w:asciiTheme="majorHAnsi" w:hAnsiTheme="majorHAnsi" w:cstheme="majorHAnsi"/>
        </w:rPr>
        <w:t xml:space="preserve">Подраздел </w:t>
      </w:r>
      <w:proofErr w:type="gramStart"/>
      <w:r w:rsidRPr="00D84857">
        <w:rPr>
          <w:rFonts w:asciiTheme="majorHAnsi" w:hAnsiTheme="majorHAnsi" w:cstheme="majorHAnsi"/>
        </w:rPr>
        <w:t>Документы</w:t>
      </w:r>
      <w:proofErr w:type="gramEnd"/>
      <w:r w:rsidRPr="00D84857">
        <w:rPr>
          <w:rFonts w:asciiTheme="majorHAnsi" w:hAnsiTheme="majorHAnsi" w:cstheme="majorHAnsi"/>
        </w:rPr>
        <w:t xml:space="preserve"> подписанные в ООПЗ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Подраздел служит для хранения документов, уже подписанных пользователем.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Состоит из таблицы, кнопки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Таблица созданных пользователем документов состоит из колонок Наименование договора, Дата и время создания, Последние изменения, Тип договора, Статус, На подписи, Этап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Столбцы</w:t>
      </w:r>
      <w:proofErr w:type="gramStart"/>
      <w:r w:rsidRPr="00D84857">
        <w:rPr>
          <w:rFonts w:asciiTheme="majorHAnsi" w:hAnsiTheme="majorHAnsi" w:cstheme="majorHAnsi"/>
        </w:rPr>
        <w:t xml:space="preserve"> Н</w:t>
      </w:r>
      <w:proofErr w:type="gramEnd"/>
      <w:r w:rsidRPr="00D84857">
        <w:rPr>
          <w:rFonts w:asciiTheme="majorHAnsi" w:hAnsiTheme="majorHAnsi" w:cstheme="majorHAnsi"/>
        </w:rPr>
        <w:t>а подписи и Этап не должны иметь фильтрации и сортировки</w:t>
      </w: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Двойной клик на строке таблицы аналогичен выделению строки и нажатию кнопки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поведения кнопок:</w:t>
      </w:r>
    </w:p>
    <w:p w:rsidR="00A002A8" w:rsidRPr="00D84857" w:rsidRDefault="00D84857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1"/>
          <w:numId w:val="3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Должна вызывать всплывающее окно </w:t>
      </w:r>
      <w:r w:rsidRPr="00D84857">
        <w:rPr>
          <w:rFonts w:asciiTheme="majorHAnsi" w:hAnsiTheme="majorHAnsi" w:cstheme="majorHAnsi"/>
          <w:u w:val="single"/>
        </w:rPr>
        <w:t>Просмотр договор</w:t>
      </w:r>
      <w:proofErr w:type="gramStart"/>
      <w:r w:rsidRPr="00D84857">
        <w:rPr>
          <w:rFonts w:asciiTheme="majorHAnsi" w:hAnsiTheme="majorHAnsi" w:cstheme="majorHAnsi"/>
          <w:u w:val="single"/>
        </w:rPr>
        <w:t>а</w:t>
      </w:r>
      <w:r w:rsidRPr="00D84857">
        <w:rPr>
          <w:rFonts w:asciiTheme="majorHAnsi" w:hAnsiTheme="majorHAnsi" w:cstheme="majorHAnsi"/>
        </w:rPr>
        <w:t>(</w:t>
      </w:r>
      <w:proofErr w:type="gramEnd"/>
      <w:r w:rsidRPr="00D84857">
        <w:rPr>
          <w:rFonts w:asciiTheme="majorHAnsi" w:hAnsiTheme="majorHAnsi" w:cstheme="majorHAnsi"/>
        </w:rPr>
        <w:t>описано ниже)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11" w:name="_f8vwtgnzlud7" w:colFirst="0" w:colLast="0"/>
      <w:bookmarkEnd w:id="111"/>
      <w:r w:rsidRPr="00D84857">
        <w:rPr>
          <w:rFonts w:asciiTheme="majorHAnsi" w:hAnsiTheme="majorHAnsi" w:cstheme="majorHAnsi"/>
        </w:rPr>
        <w:t>Просмотр договора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lastRenderedPageBreak/>
        <w:drawing>
          <wp:inline distT="114300" distB="114300" distL="114300" distR="114300" wp14:anchorId="4149226F" wp14:editId="2DBAD3B1">
            <wp:extent cx="5731200" cy="5829300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Состоит из блоков </w:t>
      </w:r>
      <w:r w:rsidRPr="00D84857">
        <w:rPr>
          <w:rFonts w:asciiTheme="majorHAnsi" w:hAnsiTheme="majorHAnsi" w:cstheme="majorHAnsi"/>
          <w:u w:val="single"/>
        </w:rPr>
        <w:t>Краткая информация о создателе</w:t>
      </w:r>
      <w:r w:rsidRPr="00D84857">
        <w:rPr>
          <w:rFonts w:asciiTheme="majorHAnsi" w:hAnsiTheme="majorHAnsi" w:cstheme="majorHAnsi"/>
        </w:rPr>
        <w:t xml:space="preserve">, </w:t>
      </w:r>
      <w:r w:rsidRPr="00D84857">
        <w:rPr>
          <w:rFonts w:asciiTheme="majorHAnsi" w:hAnsiTheme="majorHAnsi" w:cstheme="majorHAnsi"/>
          <w:u w:val="single"/>
        </w:rPr>
        <w:t>Краткая информация о договоре</w:t>
      </w:r>
      <w:r w:rsidRPr="00D84857">
        <w:rPr>
          <w:rFonts w:asciiTheme="majorHAnsi" w:hAnsiTheme="majorHAnsi" w:cstheme="majorHAnsi"/>
        </w:rPr>
        <w:t xml:space="preserve">, Блок </w:t>
      </w:r>
      <w:proofErr w:type="spellStart"/>
      <w:r w:rsidRPr="00D84857">
        <w:rPr>
          <w:rFonts w:asciiTheme="majorHAnsi" w:hAnsiTheme="majorHAnsi" w:cstheme="majorHAnsi"/>
          <w:u w:val="single"/>
        </w:rPr>
        <w:t>Митворг</w:t>
      </w:r>
      <w:proofErr w:type="spellEnd"/>
      <w:r w:rsidRPr="00D84857">
        <w:rPr>
          <w:rFonts w:asciiTheme="majorHAnsi" w:hAnsiTheme="majorHAnsi" w:cstheme="majorHAnsi"/>
        </w:rPr>
        <w:t xml:space="preserve">, Блок </w:t>
      </w:r>
      <w:r w:rsidRPr="00D84857">
        <w:rPr>
          <w:rFonts w:asciiTheme="majorHAnsi" w:hAnsiTheme="majorHAnsi" w:cstheme="majorHAnsi"/>
          <w:u w:val="single"/>
        </w:rPr>
        <w:t>Файлы</w:t>
      </w:r>
      <w:r w:rsidRPr="00D84857">
        <w:rPr>
          <w:rFonts w:asciiTheme="majorHAnsi" w:hAnsiTheme="majorHAnsi" w:cstheme="majorHAnsi"/>
        </w:rPr>
        <w:t xml:space="preserve">, Блок </w:t>
      </w:r>
      <w:r w:rsidRPr="00D84857">
        <w:rPr>
          <w:rFonts w:asciiTheme="majorHAnsi" w:hAnsiTheme="majorHAnsi" w:cstheme="majorHAnsi"/>
          <w:u w:val="single"/>
        </w:rPr>
        <w:t>Подписи</w:t>
      </w:r>
      <w:r w:rsidRPr="00D84857">
        <w:rPr>
          <w:rFonts w:asciiTheme="majorHAnsi" w:hAnsiTheme="majorHAnsi" w:cstheme="majorHAnsi"/>
        </w:rPr>
        <w:t xml:space="preserve">, Блок </w:t>
      </w:r>
      <w:r w:rsidRPr="00D84857">
        <w:rPr>
          <w:rFonts w:asciiTheme="majorHAnsi" w:hAnsiTheme="majorHAnsi" w:cstheme="majorHAnsi"/>
          <w:u w:val="single"/>
        </w:rPr>
        <w:t>Замечание</w:t>
      </w:r>
      <w:r w:rsidRPr="00D84857">
        <w:rPr>
          <w:rFonts w:asciiTheme="majorHAnsi" w:hAnsiTheme="majorHAnsi" w:cstheme="majorHAnsi"/>
        </w:rPr>
        <w:t xml:space="preserve">, кнопки </w:t>
      </w:r>
      <w:r w:rsidRPr="00D84857">
        <w:rPr>
          <w:rFonts w:asciiTheme="majorHAnsi" w:hAnsiTheme="majorHAnsi" w:cstheme="majorHAnsi"/>
          <w:b/>
        </w:rPr>
        <w:t xml:space="preserve">Документ исполнен. </w:t>
      </w:r>
      <w:r w:rsidRPr="00D84857">
        <w:rPr>
          <w:rFonts w:asciiTheme="majorHAnsi" w:hAnsiTheme="majorHAnsi" w:cstheme="majorHAnsi"/>
        </w:rPr>
        <w:t>Все блоки могут быть скрыты.</w:t>
      </w:r>
      <w:r w:rsidRPr="00D84857">
        <w:rPr>
          <w:rFonts w:asciiTheme="majorHAnsi" w:hAnsiTheme="majorHAnsi" w:cstheme="majorHAnsi"/>
          <w:b/>
        </w:rPr>
        <w:t xml:space="preserve"> </w:t>
      </w:r>
      <w:r w:rsidRPr="00D84857">
        <w:rPr>
          <w:rFonts w:asciiTheme="majorHAnsi" w:hAnsiTheme="majorHAnsi" w:cstheme="majorHAnsi"/>
        </w:rPr>
        <w:t xml:space="preserve">Блоки Файлы, Подписи, Замечание скрыты под катом, Блок </w:t>
      </w:r>
      <w:proofErr w:type="spellStart"/>
      <w:r w:rsidRPr="00D84857">
        <w:rPr>
          <w:rFonts w:asciiTheme="majorHAnsi" w:hAnsiTheme="majorHAnsi" w:cstheme="majorHAnsi"/>
        </w:rPr>
        <w:t>Митворг</w:t>
      </w:r>
      <w:proofErr w:type="spellEnd"/>
      <w:r w:rsidRPr="00D84857">
        <w:rPr>
          <w:rFonts w:asciiTheme="majorHAnsi" w:hAnsiTheme="majorHAnsi" w:cstheme="majorHAnsi"/>
        </w:rPr>
        <w:t xml:space="preserve"> развернут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 </w:t>
      </w:r>
      <w:r w:rsidRPr="00D84857">
        <w:rPr>
          <w:rFonts w:asciiTheme="majorHAnsi" w:hAnsiTheme="majorHAnsi" w:cstheme="majorHAnsi"/>
          <w:b/>
        </w:rPr>
        <w:t xml:space="preserve">Документ </w:t>
      </w:r>
      <w:proofErr w:type="gramStart"/>
      <w:r w:rsidRPr="00D84857">
        <w:rPr>
          <w:rFonts w:asciiTheme="majorHAnsi" w:hAnsiTheme="majorHAnsi" w:cstheme="majorHAnsi"/>
          <w:b/>
        </w:rPr>
        <w:t>исполнен</w:t>
      </w:r>
      <w:proofErr w:type="gramEnd"/>
      <w:r w:rsidRPr="00D84857">
        <w:rPr>
          <w:rFonts w:asciiTheme="majorHAnsi" w:hAnsiTheme="majorHAnsi" w:cstheme="majorHAnsi"/>
          <w:b/>
        </w:rPr>
        <w:t xml:space="preserve"> </w:t>
      </w:r>
      <w:r w:rsidRPr="00D84857">
        <w:rPr>
          <w:rFonts w:asciiTheme="majorHAnsi" w:hAnsiTheme="majorHAnsi" w:cstheme="majorHAnsi"/>
        </w:rPr>
        <w:t>закрывает окно, переводит документ в статус Исполнен, обновляет таблицу</w:t>
      </w:r>
    </w:p>
    <w:p w:rsidR="00A002A8" w:rsidRPr="00D84857" w:rsidRDefault="00D84857">
      <w:pPr>
        <w:pStyle w:val="6"/>
        <w:rPr>
          <w:rFonts w:asciiTheme="majorHAnsi" w:hAnsiTheme="majorHAnsi" w:cstheme="majorHAnsi"/>
          <w:i w:val="0"/>
        </w:rPr>
      </w:pPr>
      <w:bookmarkStart w:id="112" w:name="_gkim61ym14ox" w:colFirst="0" w:colLast="0"/>
      <w:bookmarkEnd w:id="112"/>
      <w:r w:rsidRPr="00D84857">
        <w:rPr>
          <w:rFonts w:asciiTheme="majorHAnsi" w:hAnsiTheme="majorHAnsi" w:cstheme="majorHAnsi"/>
          <w:i w:val="0"/>
        </w:rPr>
        <w:t>Блок Краткая информация о создателе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q4pzvschl2fp">
        <w:r w:rsidRPr="00D84857">
          <w:rPr>
            <w:rFonts w:asciiTheme="majorHAnsi" w:hAnsiTheme="majorHAnsi" w:cstheme="majorHAnsi"/>
            <w:color w:val="1155CC"/>
            <w:u w:val="single"/>
          </w:rPr>
          <w:t>Краткая информация о создателе документа</w:t>
        </w:r>
      </w:hyperlink>
    </w:p>
    <w:p w:rsidR="00A002A8" w:rsidRPr="00D84857" w:rsidRDefault="00D84857">
      <w:pPr>
        <w:pStyle w:val="6"/>
        <w:rPr>
          <w:rFonts w:asciiTheme="majorHAnsi" w:hAnsiTheme="majorHAnsi" w:cstheme="majorHAnsi"/>
          <w:i w:val="0"/>
        </w:rPr>
      </w:pPr>
      <w:bookmarkStart w:id="113" w:name="_v76n4y8qyhx6" w:colFirst="0" w:colLast="0"/>
      <w:bookmarkEnd w:id="113"/>
      <w:r w:rsidRPr="00D84857">
        <w:rPr>
          <w:rFonts w:asciiTheme="majorHAnsi" w:hAnsiTheme="majorHAnsi" w:cstheme="majorHAnsi"/>
          <w:i w:val="0"/>
        </w:rPr>
        <w:t>Блок Краткая информация о договоре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9fvfbu2js0qy">
        <w:r w:rsidRPr="00D84857">
          <w:rPr>
            <w:rFonts w:asciiTheme="majorHAnsi" w:hAnsiTheme="majorHAnsi" w:cstheme="majorHAnsi"/>
            <w:color w:val="1155CC"/>
            <w:u w:val="single"/>
          </w:rPr>
          <w:t>Краткая информация о документе</w:t>
        </w:r>
      </w:hyperlink>
    </w:p>
    <w:p w:rsidR="00A002A8" w:rsidRPr="00D84857" w:rsidRDefault="00D84857">
      <w:pPr>
        <w:pStyle w:val="6"/>
        <w:rPr>
          <w:rFonts w:asciiTheme="majorHAnsi" w:hAnsiTheme="majorHAnsi" w:cstheme="majorHAnsi"/>
          <w:i w:val="0"/>
        </w:rPr>
      </w:pPr>
      <w:bookmarkStart w:id="114" w:name="_8ts1m7gdll7k" w:colFirst="0" w:colLast="0"/>
      <w:bookmarkEnd w:id="114"/>
      <w:r w:rsidRPr="00D84857">
        <w:rPr>
          <w:rFonts w:asciiTheme="majorHAnsi" w:hAnsiTheme="majorHAnsi" w:cstheme="majorHAnsi"/>
          <w:i w:val="0"/>
        </w:rPr>
        <w:lastRenderedPageBreak/>
        <w:t xml:space="preserve">Блок </w:t>
      </w:r>
      <w:proofErr w:type="spellStart"/>
      <w:r w:rsidRPr="00D84857">
        <w:rPr>
          <w:rFonts w:asciiTheme="majorHAnsi" w:hAnsiTheme="majorHAnsi" w:cstheme="majorHAnsi"/>
          <w:i w:val="0"/>
        </w:rPr>
        <w:t>Митворг</w:t>
      </w:r>
      <w:proofErr w:type="spellEnd"/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Аналогичен блоку </w:t>
      </w:r>
      <w:hyperlink w:anchor="_s9sv8r82zdk5">
        <w:proofErr w:type="spellStart"/>
        <w:r w:rsidRPr="00D84857">
          <w:rPr>
            <w:rFonts w:asciiTheme="majorHAnsi" w:hAnsiTheme="majorHAnsi" w:cstheme="majorHAnsi"/>
            <w:color w:val="1155CC"/>
            <w:u w:val="single"/>
          </w:rPr>
          <w:t>Митворг</w:t>
        </w:r>
        <w:proofErr w:type="spellEnd"/>
      </w:hyperlink>
      <w:r w:rsidRPr="00D84857">
        <w:rPr>
          <w:rFonts w:asciiTheme="majorHAnsi" w:hAnsiTheme="majorHAnsi" w:cstheme="majorHAnsi"/>
        </w:rPr>
        <w:t>, но не имеет кнопок</w:t>
      </w:r>
      <w:proofErr w:type="gramStart"/>
      <w:r w:rsidRPr="00D84857">
        <w:rPr>
          <w:rFonts w:asciiTheme="majorHAnsi" w:hAnsiTheme="majorHAnsi" w:cstheme="majorHAnsi"/>
        </w:rPr>
        <w:t xml:space="preserve"> Р</w:t>
      </w:r>
      <w:proofErr w:type="gramEnd"/>
      <w:r w:rsidRPr="00D84857">
        <w:rPr>
          <w:rFonts w:asciiTheme="majorHAnsi" w:hAnsiTheme="majorHAnsi" w:cstheme="majorHAnsi"/>
        </w:rPr>
        <w:t>едактировать, Сохранить, Отменить. Отображает только уже сохраненную информацию</w:t>
      </w:r>
    </w:p>
    <w:p w:rsidR="00A002A8" w:rsidRPr="00D84857" w:rsidRDefault="00D84857">
      <w:pPr>
        <w:pStyle w:val="6"/>
        <w:rPr>
          <w:rFonts w:asciiTheme="majorHAnsi" w:hAnsiTheme="majorHAnsi" w:cstheme="majorHAnsi"/>
          <w:i w:val="0"/>
        </w:rPr>
      </w:pPr>
      <w:bookmarkStart w:id="115" w:name="_ptkvnjuj5o99" w:colFirst="0" w:colLast="0"/>
      <w:bookmarkEnd w:id="115"/>
      <w:r w:rsidRPr="00D84857">
        <w:rPr>
          <w:rFonts w:asciiTheme="majorHAnsi" w:hAnsiTheme="majorHAnsi" w:cstheme="majorHAnsi"/>
          <w:i w:val="0"/>
        </w:rPr>
        <w:t>Блок Файлы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Состоит из поля Файлы и блока </w:t>
      </w:r>
      <w:hyperlink w:anchor="_ox7vuq3nv149">
        <w:r w:rsidRPr="00D84857">
          <w:rPr>
            <w:rFonts w:asciiTheme="majorHAnsi" w:hAnsiTheme="majorHAnsi" w:cstheme="majorHAnsi"/>
            <w:color w:val="1155CC"/>
            <w:u w:val="single"/>
          </w:rPr>
          <w:t>Прикрепленных файлов</w:t>
        </w:r>
      </w:hyperlink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Описание: </w:t>
      </w:r>
    </w:p>
    <w:p w:rsidR="00A002A8" w:rsidRPr="00D84857" w:rsidRDefault="00D84857">
      <w:pPr>
        <w:numPr>
          <w:ilvl w:val="0"/>
          <w:numId w:val="20"/>
        </w:numPr>
        <w:ind w:left="708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Файлы</w:t>
      </w:r>
    </w:p>
    <w:p w:rsidR="00A002A8" w:rsidRPr="00D84857" w:rsidRDefault="00D84857">
      <w:pPr>
        <w:numPr>
          <w:ilvl w:val="1"/>
          <w:numId w:val="20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 помощью этого поля можно загрузить файлы в формате </w:t>
      </w:r>
      <w:proofErr w:type="spellStart"/>
      <w:r w:rsidRPr="00D84857">
        <w:rPr>
          <w:rFonts w:asciiTheme="majorHAnsi" w:hAnsiTheme="majorHAnsi" w:cstheme="majorHAnsi"/>
        </w:rPr>
        <w:t>docx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png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jpg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jpeg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pdf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xls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xlsx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odp</w:t>
      </w:r>
      <w:proofErr w:type="spellEnd"/>
      <w:r w:rsidRPr="00D84857">
        <w:rPr>
          <w:rFonts w:asciiTheme="majorHAnsi" w:hAnsiTheme="majorHAnsi" w:cstheme="majorHAnsi"/>
        </w:rPr>
        <w:t>(</w:t>
      </w:r>
      <w:proofErr w:type="spellStart"/>
      <w:r w:rsidRPr="00D84857">
        <w:rPr>
          <w:rFonts w:asciiTheme="majorHAnsi" w:hAnsiTheme="majorHAnsi" w:cstheme="majorHAnsi"/>
        </w:rPr>
        <w:t>Libre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proofErr w:type="spellStart"/>
      <w:r w:rsidRPr="00D84857">
        <w:rPr>
          <w:rFonts w:asciiTheme="majorHAnsi" w:hAnsiTheme="majorHAnsi" w:cstheme="majorHAnsi"/>
        </w:rPr>
        <w:t>Office</w:t>
      </w:r>
      <w:proofErr w:type="spellEnd"/>
      <w:r w:rsidRPr="00D84857">
        <w:rPr>
          <w:rFonts w:asciiTheme="majorHAnsi" w:hAnsiTheme="majorHAnsi" w:cstheme="majorHAnsi"/>
        </w:rPr>
        <w:t xml:space="preserve"> документы)</w:t>
      </w:r>
    </w:p>
    <w:p w:rsidR="00A002A8" w:rsidRPr="00D84857" w:rsidRDefault="00D84857">
      <w:pPr>
        <w:numPr>
          <w:ilvl w:val="1"/>
          <w:numId w:val="20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Файлы не должны превышать в размере 5 500 000 байт == 5.5 </w:t>
      </w:r>
      <w:proofErr w:type="spellStart"/>
      <w:r w:rsidRPr="00D84857">
        <w:rPr>
          <w:rFonts w:asciiTheme="majorHAnsi" w:hAnsiTheme="majorHAnsi" w:cstheme="majorHAnsi"/>
        </w:rPr>
        <w:t>МегаБайт</w:t>
      </w:r>
      <w:proofErr w:type="spellEnd"/>
    </w:p>
    <w:p w:rsidR="00A002A8" w:rsidRPr="00D84857" w:rsidRDefault="00D84857">
      <w:pPr>
        <w:numPr>
          <w:ilvl w:val="1"/>
          <w:numId w:val="20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Обязательно загрузить хотя бы один файл</w:t>
      </w:r>
    </w:p>
    <w:p w:rsidR="00A002A8" w:rsidRPr="00D84857" w:rsidRDefault="00D84857">
      <w:pPr>
        <w:numPr>
          <w:ilvl w:val="1"/>
          <w:numId w:val="20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Под полем располагается список загруженных файлов с возможностью удаления. Каждый элемент списка представлен названием файла и кнопкой удаления загруженного файла</w:t>
      </w:r>
    </w:p>
    <w:p w:rsidR="00A002A8" w:rsidRPr="00D84857" w:rsidRDefault="00D84857">
      <w:pPr>
        <w:pStyle w:val="6"/>
        <w:rPr>
          <w:rFonts w:asciiTheme="majorHAnsi" w:hAnsiTheme="majorHAnsi" w:cstheme="majorHAnsi"/>
          <w:i w:val="0"/>
        </w:rPr>
      </w:pPr>
      <w:bookmarkStart w:id="116" w:name="_w57uq52s2cdu" w:colFirst="0" w:colLast="0"/>
      <w:bookmarkEnd w:id="116"/>
      <w:r w:rsidRPr="00D84857">
        <w:rPr>
          <w:rFonts w:asciiTheme="majorHAnsi" w:hAnsiTheme="majorHAnsi" w:cstheme="majorHAnsi"/>
          <w:i w:val="0"/>
        </w:rPr>
        <w:t>Блок Подписи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fchawglxf0ei">
        <w:r w:rsidRPr="00D84857">
          <w:rPr>
            <w:rFonts w:asciiTheme="majorHAnsi" w:hAnsiTheme="majorHAnsi" w:cstheme="majorHAnsi"/>
            <w:color w:val="1155CC"/>
            <w:u w:val="single"/>
          </w:rPr>
          <w:t>Подписи</w:t>
        </w:r>
      </w:hyperlink>
    </w:p>
    <w:p w:rsidR="00A002A8" w:rsidRPr="00D84857" w:rsidRDefault="00D84857">
      <w:pPr>
        <w:pStyle w:val="6"/>
        <w:rPr>
          <w:rFonts w:asciiTheme="majorHAnsi" w:hAnsiTheme="majorHAnsi" w:cstheme="majorHAnsi"/>
          <w:i w:val="0"/>
        </w:rPr>
      </w:pPr>
      <w:bookmarkStart w:id="117" w:name="_irmz08vy3be3" w:colFirst="0" w:colLast="0"/>
      <w:bookmarkEnd w:id="117"/>
      <w:r w:rsidRPr="00D84857">
        <w:rPr>
          <w:rFonts w:asciiTheme="majorHAnsi" w:hAnsiTheme="majorHAnsi" w:cstheme="majorHAnsi"/>
          <w:i w:val="0"/>
        </w:rPr>
        <w:t>Блок Замечание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Состоит из блоков </w:t>
      </w:r>
      <w:hyperlink w:anchor="_wl2rhpx17zju">
        <w:r w:rsidRPr="00D84857">
          <w:rPr>
            <w:rFonts w:asciiTheme="majorHAnsi" w:hAnsiTheme="majorHAnsi" w:cstheme="majorHAnsi"/>
            <w:color w:val="1155CC"/>
            <w:u w:val="single"/>
          </w:rPr>
          <w:t>Замечание</w:t>
        </w:r>
      </w:hyperlink>
      <w:r w:rsidRPr="00D84857">
        <w:rPr>
          <w:rFonts w:asciiTheme="majorHAnsi" w:hAnsiTheme="majorHAnsi" w:cstheme="majorHAnsi"/>
        </w:rPr>
        <w:t xml:space="preserve"> и </w:t>
      </w:r>
      <w:hyperlink w:anchor="_miq8g1m6yxdl">
        <w:r w:rsidRPr="00D84857">
          <w:rPr>
            <w:rFonts w:asciiTheme="majorHAnsi" w:hAnsiTheme="majorHAnsi" w:cstheme="majorHAnsi"/>
            <w:color w:val="1155CC"/>
            <w:u w:val="single"/>
          </w:rPr>
          <w:t>Комментарии</w:t>
        </w:r>
      </w:hyperlink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2"/>
        <w:spacing w:before="240" w:after="240"/>
        <w:rPr>
          <w:rFonts w:asciiTheme="majorHAnsi" w:hAnsiTheme="majorHAnsi" w:cstheme="majorHAnsi"/>
        </w:rPr>
      </w:pPr>
      <w:bookmarkStart w:id="118" w:name="_v7k4cy6da62d" w:colFirst="0" w:colLast="0"/>
      <w:bookmarkEnd w:id="118"/>
      <w:r w:rsidRPr="00D84857">
        <w:rPr>
          <w:rFonts w:asciiTheme="majorHAnsi" w:hAnsiTheme="majorHAnsi" w:cstheme="majorHAnsi"/>
        </w:rPr>
        <w:t>Раздел Задачи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Служит для доступа ко всем поручениям, которые поставили пользователю</w:t>
      </w:r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119" w:name="_hbqtnm895ccc" w:colFirst="0" w:colLast="0"/>
      <w:bookmarkEnd w:id="119"/>
      <w:r w:rsidRPr="00D84857">
        <w:rPr>
          <w:rFonts w:asciiTheme="majorHAnsi" w:hAnsiTheme="majorHAnsi" w:cstheme="majorHAnsi"/>
        </w:rPr>
        <w:lastRenderedPageBreak/>
        <w:t>Подраздел Входящие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7357FF32" wp14:editId="11E60F76">
            <wp:extent cx="5731200" cy="37846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Отображает список всех поручений, поставленных пользователю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Состоит из таблицы, кнопок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Таблица созданных пользователем документов состоит из колонок ФИО поручителя, Дата создания, Выполнить </w:t>
      </w:r>
      <w:proofErr w:type="gramStart"/>
      <w:r w:rsidRPr="00D84857">
        <w:rPr>
          <w:rFonts w:asciiTheme="majorHAnsi" w:hAnsiTheme="majorHAnsi" w:cstheme="majorHAnsi"/>
        </w:rPr>
        <w:t>до</w:t>
      </w:r>
      <w:proofErr w:type="gramEnd"/>
      <w:r w:rsidRPr="00D84857">
        <w:rPr>
          <w:rFonts w:asciiTheme="majorHAnsi" w:hAnsiTheme="majorHAnsi" w:cstheme="majorHAnsi"/>
        </w:rPr>
        <w:t>, Статус, Задача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Столбец Задача не должен иметь фильтрации и сортировки</w:t>
      </w:r>
    </w:p>
    <w:p w:rsidR="00A002A8" w:rsidRPr="00D84857" w:rsidRDefault="00D84857">
      <w:pPr>
        <w:rPr>
          <w:rFonts w:asciiTheme="majorHAnsi" w:hAnsiTheme="majorHAnsi" w:cstheme="majorHAnsi"/>
          <w:b/>
        </w:rPr>
      </w:pPr>
      <w:r w:rsidRPr="00D84857">
        <w:rPr>
          <w:rFonts w:asciiTheme="majorHAnsi" w:hAnsiTheme="majorHAnsi" w:cstheme="majorHAnsi"/>
        </w:rPr>
        <w:t xml:space="preserve">Двойной клик на строке таблицы аналогичен выделению строки и нажатию кнопки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Описание поведения кнопок:</w:t>
      </w:r>
    </w:p>
    <w:p w:rsidR="00A002A8" w:rsidRPr="00D84857" w:rsidRDefault="00D84857">
      <w:pPr>
        <w:numPr>
          <w:ilvl w:val="0"/>
          <w:numId w:val="1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Кнопка </w:t>
      </w:r>
      <w:r w:rsidRPr="00D84857">
        <w:rPr>
          <w:rFonts w:asciiTheme="majorHAnsi" w:hAnsiTheme="majorHAnsi" w:cstheme="majorHAnsi"/>
          <w:b/>
        </w:rPr>
        <w:t>Просмотр</w:t>
      </w:r>
    </w:p>
    <w:p w:rsidR="00A002A8" w:rsidRPr="00D84857" w:rsidRDefault="00D84857">
      <w:pPr>
        <w:numPr>
          <w:ilvl w:val="1"/>
          <w:numId w:val="19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Должна вызывать всплывающее окно </w:t>
      </w:r>
      <w:r w:rsidRPr="00D84857">
        <w:rPr>
          <w:rFonts w:asciiTheme="majorHAnsi" w:hAnsiTheme="majorHAnsi" w:cstheme="majorHAnsi"/>
          <w:u w:val="single"/>
        </w:rPr>
        <w:t>Просмотр задани</w:t>
      </w:r>
      <w:proofErr w:type="gramStart"/>
      <w:r w:rsidRPr="00D84857">
        <w:rPr>
          <w:rFonts w:asciiTheme="majorHAnsi" w:hAnsiTheme="majorHAnsi" w:cstheme="majorHAnsi"/>
          <w:u w:val="single"/>
        </w:rPr>
        <w:t>я</w:t>
      </w:r>
      <w:r w:rsidRPr="00D84857">
        <w:rPr>
          <w:rFonts w:asciiTheme="majorHAnsi" w:hAnsiTheme="majorHAnsi" w:cstheme="majorHAnsi"/>
        </w:rPr>
        <w:t>(</w:t>
      </w:r>
      <w:proofErr w:type="gramEnd"/>
      <w:r w:rsidRPr="00D84857">
        <w:rPr>
          <w:rFonts w:asciiTheme="majorHAnsi" w:hAnsiTheme="majorHAnsi" w:cstheme="majorHAnsi"/>
        </w:rPr>
        <w:t>описано ниже)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4"/>
        <w:rPr>
          <w:rFonts w:asciiTheme="majorHAnsi" w:hAnsiTheme="majorHAnsi" w:cstheme="majorHAnsi"/>
        </w:rPr>
      </w:pPr>
      <w:bookmarkStart w:id="120" w:name="_gz92v8hur3w" w:colFirst="0" w:colLast="0"/>
      <w:bookmarkEnd w:id="120"/>
      <w:r w:rsidRPr="00D84857">
        <w:rPr>
          <w:rFonts w:asciiTheme="majorHAnsi" w:hAnsiTheme="majorHAnsi" w:cstheme="majorHAnsi"/>
        </w:rPr>
        <w:lastRenderedPageBreak/>
        <w:t>Просмотр задания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  <w:noProof/>
          <w:lang w:val="ru-RU"/>
        </w:rPr>
        <w:drawing>
          <wp:inline distT="114300" distB="114300" distL="114300" distR="114300" wp14:anchorId="41EBE3BB" wp14:editId="118C49D0">
            <wp:extent cx="4295775" cy="6848475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84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Состоит из блоков Поручение, Информация о договоре, Прикрепленные файлы, Отчет, кнопки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З</w:t>
      </w:r>
      <w:proofErr w:type="gramEnd"/>
      <w:r w:rsidRPr="00D84857">
        <w:rPr>
          <w:rFonts w:asciiTheme="majorHAnsi" w:hAnsiTheme="majorHAnsi" w:cstheme="majorHAnsi"/>
          <w:b/>
        </w:rPr>
        <w:t xml:space="preserve">авершить. </w:t>
      </w:r>
      <w:r w:rsidRPr="00D84857">
        <w:rPr>
          <w:rFonts w:asciiTheme="majorHAnsi" w:hAnsiTheme="majorHAnsi" w:cstheme="majorHAnsi"/>
        </w:rPr>
        <w:t>Блок Файлы прикрепленные отправителем можно скрыть под катом</w:t>
      </w:r>
    </w:p>
    <w:p w:rsidR="00A002A8" w:rsidRPr="00D84857" w:rsidRDefault="00A002A8">
      <w:pPr>
        <w:rPr>
          <w:rFonts w:asciiTheme="majorHAnsi" w:hAnsiTheme="majorHAnsi" w:cstheme="majorHAnsi"/>
          <w:b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Кнопка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З</w:t>
      </w:r>
      <w:proofErr w:type="gramEnd"/>
      <w:r w:rsidRPr="00D84857">
        <w:rPr>
          <w:rFonts w:asciiTheme="majorHAnsi" w:hAnsiTheme="majorHAnsi" w:cstheme="majorHAnsi"/>
          <w:b/>
        </w:rPr>
        <w:t xml:space="preserve">авершить </w:t>
      </w:r>
      <w:r w:rsidRPr="00D84857">
        <w:rPr>
          <w:rFonts w:asciiTheme="majorHAnsi" w:hAnsiTheme="majorHAnsi" w:cstheme="majorHAnsi"/>
        </w:rPr>
        <w:t>сохраняет информацию из блока Отчет,</w:t>
      </w:r>
      <w:r w:rsidRPr="00D84857">
        <w:rPr>
          <w:rFonts w:asciiTheme="majorHAnsi" w:hAnsiTheme="majorHAnsi" w:cstheme="majorHAnsi"/>
          <w:b/>
        </w:rPr>
        <w:t xml:space="preserve"> </w:t>
      </w:r>
      <w:r w:rsidRPr="00D84857">
        <w:rPr>
          <w:rFonts w:asciiTheme="majorHAnsi" w:hAnsiTheme="majorHAnsi" w:cstheme="majorHAnsi"/>
        </w:rPr>
        <w:t>переводит поручение в статус Конец и закрывает окно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21" w:name="_gcq6fn18dht6" w:colFirst="0" w:colLast="0"/>
      <w:bookmarkEnd w:id="121"/>
      <w:r w:rsidRPr="00D84857">
        <w:rPr>
          <w:rFonts w:asciiTheme="majorHAnsi" w:hAnsiTheme="majorHAnsi" w:cstheme="majorHAnsi"/>
        </w:rPr>
        <w:lastRenderedPageBreak/>
        <w:t>Поручение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В этом блоке описано ФИО поручител</w:t>
      </w:r>
      <w:proofErr w:type="gramStart"/>
      <w:r w:rsidRPr="00D84857">
        <w:rPr>
          <w:rFonts w:asciiTheme="majorHAnsi" w:hAnsiTheme="majorHAnsi" w:cstheme="majorHAnsi"/>
        </w:rPr>
        <w:t>я(</w:t>
      </w:r>
      <w:proofErr w:type="gramEnd"/>
      <w:r w:rsidRPr="00D84857">
        <w:rPr>
          <w:rFonts w:asciiTheme="majorHAnsi" w:hAnsiTheme="majorHAnsi" w:cstheme="majorHAnsi"/>
        </w:rPr>
        <w:t>пользователя, который создал поручение) и полный текст задания</w:t>
      </w:r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22" w:name="_cno7l2m9tycw" w:colFirst="0" w:colLast="0"/>
      <w:bookmarkEnd w:id="122"/>
      <w:r w:rsidRPr="00D84857">
        <w:rPr>
          <w:rFonts w:asciiTheme="majorHAnsi" w:hAnsiTheme="majorHAnsi" w:cstheme="majorHAnsi"/>
        </w:rPr>
        <w:t>Информация о договоре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9fvfbu2js0qy">
        <w:r w:rsidRPr="00D84857">
          <w:rPr>
            <w:rFonts w:asciiTheme="majorHAnsi" w:hAnsiTheme="majorHAnsi" w:cstheme="majorHAnsi"/>
            <w:color w:val="1155CC"/>
            <w:u w:val="single"/>
          </w:rPr>
          <w:t>Краткая информация о документе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23" w:name="_48lrf9xu7qw0" w:colFirst="0" w:colLast="0"/>
      <w:bookmarkEnd w:id="123"/>
      <w:r w:rsidRPr="00D84857">
        <w:rPr>
          <w:rFonts w:asciiTheme="majorHAnsi" w:hAnsiTheme="majorHAnsi" w:cstheme="majorHAnsi"/>
        </w:rPr>
        <w:t>Прикрепленные файлы</w:t>
      </w:r>
    </w:p>
    <w:p w:rsidR="00A002A8" w:rsidRPr="00D84857" w:rsidRDefault="00D84857">
      <w:pPr>
        <w:rPr>
          <w:rFonts w:asciiTheme="majorHAnsi" w:hAnsiTheme="majorHAnsi" w:cstheme="majorHAnsi"/>
        </w:rPr>
      </w:pP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блоку </w:t>
      </w:r>
      <w:hyperlink w:anchor="_ox7vuq3nv149">
        <w:r w:rsidRPr="00D84857">
          <w:rPr>
            <w:rFonts w:asciiTheme="majorHAnsi" w:hAnsiTheme="majorHAnsi" w:cstheme="majorHAnsi"/>
            <w:color w:val="1155CC"/>
            <w:u w:val="single"/>
          </w:rPr>
          <w:t>Прикрепленных файлов</w:t>
        </w:r>
      </w:hyperlink>
    </w:p>
    <w:p w:rsidR="00A002A8" w:rsidRPr="00D84857" w:rsidRDefault="00D84857">
      <w:pPr>
        <w:pStyle w:val="5"/>
        <w:rPr>
          <w:rFonts w:asciiTheme="majorHAnsi" w:hAnsiTheme="majorHAnsi" w:cstheme="majorHAnsi"/>
        </w:rPr>
      </w:pPr>
      <w:bookmarkStart w:id="124" w:name="_7vo1f9295eda" w:colFirst="0" w:colLast="0"/>
      <w:bookmarkEnd w:id="124"/>
      <w:r w:rsidRPr="00D84857">
        <w:rPr>
          <w:rFonts w:asciiTheme="majorHAnsi" w:hAnsiTheme="majorHAnsi" w:cstheme="majorHAnsi"/>
        </w:rPr>
        <w:t xml:space="preserve">Отчет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Состоит из поля ввода Отчет и поля Файлы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Описание: </w:t>
      </w:r>
    </w:p>
    <w:p w:rsidR="00A002A8" w:rsidRPr="00D84857" w:rsidRDefault="00D84857">
      <w:pPr>
        <w:numPr>
          <w:ilvl w:val="0"/>
          <w:numId w:val="4"/>
        </w:numPr>
        <w:ind w:left="708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ввода Отчет </w:t>
      </w:r>
    </w:p>
    <w:p w:rsidR="00A002A8" w:rsidRPr="00D84857" w:rsidRDefault="00D84857">
      <w:pPr>
        <w:numPr>
          <w:ilvl w:val="1"/>
          <w:numId w:val="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Является расширяемым пользователем полем для ввода информации.</w:t>
      </w:r>
    </w:p>
    <w:p w:rsidR="00A002A8" w:rsidRPr="00D84857" w:rsidRDefault="00D84857">
      <w:pPr>
        <w:numPr>
          <w:ilvl w:val="1"/>
          <w:numId w:val="4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Обязательно к заполнению</w:t>
      </w:r>
    </w:p>
    <w:p w:rsidR="00A002A8" w:rsidRPr="00D84857" w:rsidRDefault="00D84857">
      <w:pPr>
        <w:numPr>
          <w:ilvl w:val="0"/>
          <w:numId w:val="4"/>
        </w:numPr>
        <w:ind w:left="708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Поле </w:t>
      </w:r>
      <w:r w:rsidRPr="00D84857">
        <w:rPr>
          <w:rFonts w:asciiTheme="majorHAnsi" w:hAnsiTheme="majorHAnsi" w:cstheme="majorHAnsi"/>
          <w:b/>
        </w:rPr>
        <w:t>Файлы</w:t>
      </w:r>
    </w:p>
    <w:p w:rsidR="00A002A8" w:rsidRPr="00D84857" w:rsidRDefault="00D84857">
      <w:pPr>
        <w:numPr>
          <w:ilvl w:val="1"/>
          <w:numId w:val="4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С помощью этого поля можно загрузить файлы в формате </w:t>
      </w:r>
      <w:proofErr w:type="spellStart"/>
      <w:r w:rsidRPr="00D84857">
        <w:rPr>
          <w:rFonts w:asciiTheme="majorHAnsi" w:hAnsiTheme="majorHAnsi" w:cstheme="majorHAnsi"/>
        </w:rPr>
        <w:t>docx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png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jpg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jpeg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pdf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xls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xlsx</w:t>
      </w:r>
      <w:proofErr w:type="spellEnd"/>
      <w:r w:rsidRPr="00D84857">
        <w:rPr>
          <w:rFonts w:asciiTheme="majorHAnsi" w:hAnsiTheme="majorHAnsi" w:cstheme="majorHAnsi"/>
        </w:rPr>
        <w:t xml:space="preserve">, </w:t>
      </w:r>
      <w:proofErr w:type="spellStart"/>
      <w:r w:rsidRPr="00D84857">
        <w:rPr>
          <w:rFonts w:asciiTheme="majorHAnsi" w:hAnsiTheme="majorHAnsi" w:cstheme="majorHAnsi"/>
        </w:rPr>
        <w:t>odp</w:t>
      </w:r>
      <w:proofErr w:type="spellEnd"/>
      <w:r w:rsidRPr="00D84857">
        <w:rPr>
          <w:rFonts w:asciiTheme="majorHAnsi" w:hAnsiTheme="majorHAnsi" w:cstheme="majorHAnsi"/>
        </w:rPr>
        <w:t>(</w:t>
      </w:r>
      <w:proofErr w:type="spellStart"/>
      <w:r w:rsidRPr="00D84857">
        <w:rPr>
          <w:rFonts w:asciiTheme="majorHAnsi" w:hAnsiTheme="majorHAnsi" w:cstheme="majorHAnsi"/>
        </w:rPr>
        <w:t>Libre</w:t>
      </w:r>
      <w:proofErr w:type="spellEnd"/>
      <w:r w:rsidRPr="00D84857">
        <w:rPr>
          <w:rFonts w:asciiTheme="majorHAnsi" w:hAnsiTheme="majorHAnsi" w:cstheme="majorHAnsi"/>
        </w:rPr>
        <w:t xml:space="preserve"> </w:t>
      </w:r>
      <w:proofErr w:type="spellStart"/>
      <w:r w:rsidRPr="00D84857">
        <w:rPr>
          <w:rFonts w:asciiTheme="majorHAnsi" w:hAnsiTheme="majorHAnsi" w:cstheme="majorHAnsi"/>
        </w:rPr>
        <w:t>Office</w:t>
      </w:r>
      <w:proofErr w:type="spellEnd"/>
      <w:r w:rsidRPr="00D84857">
        <w:rPr>
          <w:rFonts w:asciiTheme="majorHAnsi" w:hAnsiTheme="majorHAnsi" w:cstheme="majorHAnsi"/>
        </w:rPr>
        <w:t xml:space="preserve"> документы)</w:t>
      </w:r>
    </w:p>
    <w:p w:rsidR="00A002A8" w:rsidRPr="00D84857" w:rsidRDefault="00D84857">
      <w:pPr>
        <w:numPr>
          <w:ilvl w:val="1"/>
          <w:numId w:val="4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Файлы не должны превышать в размере 5 500 000 байт == 5.5 </w:t>
      </w:r>
      <w:proofErr w:type="spellStart"/>
      <w:r w:rsidRPr="00D84857">
        <w:rPr>
          <w:rFonts w:asciiTheme="majorHAnsi" w:hAnsiTheme="majorHAnsi" w:cstheme="majorHAnsi"/>
        </w:rPr>
        <w:t>МегаБайт</w:t>
      </w:r>
      <w:proofErr w:type="spellEnd"/>
    </w:p>
    <w:p w:rsidR="00A002A8" w:rsidRPr="00D84857" w:rsidRDefault="00D84857">
      <w:pPr>
        <w:numPr>
          <w:ilvl w:val="1"/>
          <w:numId w:val="4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Обязательно загрузить хотя бы один файл</w:t>
      </w:r>
    </w:p>
    <w:p w:rsidR="00A002A8" w:rsidRPr="00D84857" w:rsidRDefault="00D84857">
      <w:pPr>
        <w:numPr>
          <w:ilvl w:val="1"/>
          <w:numId w:val="4"/>
        </w:numPr>
        <w:ind w:left="992"/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Под полем располагается список загруженных файлов с возможностью удаления. Каждый элемент списка представлен названием файла и кнопкой удаления загруженного файла</w:t>
      </w:r>
    </w:p>
    <w:p w:rsidR="00A002A8" w:rsidRPr="00D84857" w:rsidRDefault="00D84857">
      <w:pPr>
        <w:pStyle w:val="2"/>
        <w:spacing w:before="240" w:after="240"/>
        <w:ind w:left="1440"/>
        <w:rPr>
          <w:rFonts w:asciiTheme="majorHAnsi" w:hAnsiTheme="majorHAnsi" w:cstheme="majorHAnsi"/>
        </w:rPr>
      </w:pPr>
      <w:bookmarkStart w:id="125" w:name="_gf115i6g538p" w:colFirst="0" w:colLast="0"/>
      <w:bookmarkEnd w:id="125"/>
      <w:r w:rsidRPr="00D84857">
        <w:rPr>
          <w:rFonts w:asciiTheme="majorHAnsi" w:hAnsiTheme="majorHAnsi" w:cstheme="majorHAnsi"/>
        </w:rPr>
        <w:t>Раздел Списо</w:t>
      </w:r>
      <w:proofErr w:type="gramStart"/>
      <w:r w:rsidRPr="00D84857">
        <w:rPr>
          <w:rFonts w:asciiTheme="majorHAnsi" w:hAnsiTheme="majorHAnsi" w:cstheme="majorHAnsi"/>
        </w:rPr>
        <w:t>к(</w:t>
      </w:r>
      <w:proofErr w:type="gramEnd"/>
      <w:r w:rsidRPr="00D84857">
        <w:rPr>
          <w:rFonts w:asciiTheme="majorHAnsi" w:hAnsiTheme="majorHAnsi" w:cstheme="majorHAnsi"/>
        </w:rPr>
        <w:t>Админ)</w:t>
      </w:r>
    </w:p>
    <w:p w:rsidR="00A002A8" w:rsidRPr="00D84857" w:rsidRDefault="00D84857">
      <w:pPr>
        <w:pStyle w:val="3"/>
        <w:spacing w:before="240" w:after="240"/>
        <w:rPr>
          <w:rFonts w:asciiTheme="majorHAnsi" w:hAnsiTheme="majorHAnsi" w:cstheme="majorHAnsi"/>
        </w:rPr>
      </w:pPr>
      <w:bookmarkStart w:id="126" w:name="_vw2fin1pn29h" w:colFirst="0" w:colLast="0"/>
      <w:bookmarkEnd w:id="126"/>
      <w:r w:rsidRPr="00D84857">
        <w:rPr>
          <w:rFonts w:asciiTheme="majorHAnsi" w:hAnsiTheme="majorHAnsi" w:cstheme="majorHAnsi"/>
        </w:rPr>
        <w:t>Все документы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Раздел служит точкой доступа для пользователя с ролью Администратор ко всем проводимым договорам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 интерфейсу и поведению </w:t>
      </w: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</w:t>
      </w:r>
      <w:hyperlink w:anchor="_rppt0t150ywe">
        <w:r w:rsidRPr="00D84857">
          <w:rPr>
            <w:rFonts w:asciiTheme="majorHAnsi" w:hAnsiTheme="majorHAnsi" w:cstheme="majorHAnsi"/>
            <w:color w:val="1155CC"/>
            <w:u w:val="single"/>
          </w:rPr>
          <w:t>подразделу Входящие раздела Подписания</w:t>
        </w:r>
      </w:hyperlink>
      <w:r w:rsidRPr="00D84857">
        <w:rPr>
          <w:rFonts w:asciiTheme="majorHAnsi" w:hAnsiTheme="majorHAnsi" w:cstheme="majorHAnsi"/>
        </w:rPr>
        <w:t>, как если бы все документы в системе были созданы на текущего пользователя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3"/>
        <w:rPr>
          <w:rFonts w:asciiTheme="majorHAnsi" w:hAnsiTheme="majorHAnsi" w:cstheme="majorHAnsi"/>
        </w:rPr>
      </w:pPr>
      <w:bookmarkStart w:id="127" w:name="_8lweygxc2akd" w:colFirst="0" w:colLast="0"/>
      <w:bookmarkEnd w:id="127"/>
      <w:r w:rsidRPr="00D84857">
        <w:rPr>
          <w:rFonts w:asciiTheme="majorHAnsi" w:hAnsiTheme="majorHAnsi" w:cstheme="majorHAnsi"/>
        </w:rPr>
        <w:t>Все отклоненные документы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Раздел служит точкой доступа для пользователя с ролью Администратор ко всем 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проводимым договорам со статусом </w:t>
      </w:r>
      <w:proofErr w:type="gramStart"/>
      <w:r w:rsidRPr="00D84857">
        <w:rPr>
          <w:rFonts w:asciiTheme="majorHAnsi" w:hAnsiTheme="majorHAnsi" w:cstheme="majorHAnsi"/>
        </w:rPr>
        <w:t>Отклонен</w:t>
      </w:r>
      <w:proofErr w:type="gramEnd"/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 интерфейсу и поведению </w:t>
      </w: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</w:t>
      </w:r>
      <w:hyperlink w:anchor="_rppt0t150ywe">
        <w:r w:rsidRPr="00D84857">
          <w:rPr>
            <w:rFonts w:asciiTheme="majorHAnsi" w:hAnsiTheme="majorHAnsi" w:cstheme="majorHAnsi"/>
            <w:color w:val="1155CC"/>
            <w:u w:val="single"/>
          </w:rPr>
          <w:t>подразделу Входящие раздела Подписания</w:t>
        </w:r>
      </w:hyperlink>
      <w:r w:rsidRPr="00D84857">
        <w:rPr>
          <w:rFonts w:asciiTheme="majorHAnsi" w:hAnsiTheme="majorHAnsi" w:cstheme="majorHAnsi"/>
        </w:rPr>
        <w:t>, как если бы все документы в системе были созданы на текущего пользователя</w:t>
      </w:r>
    </w:p>
    <w:p w:rsidR="00A002A8" w:rsidRPr="00D84857" w:rsidRDefault="00D84857">
      <w:pPr>
        <w:pStyle w:val="3"/>
        <w:rPr>
          <w:rFonts w:asciiTheme="majorHAnsi" w:hAnsiTheme="majorHAnsi" w:cstheme="majorHAnsi"/>
        </w:rPr>
      </w:pPr>
      <w:bookmarkStart w:id="128" w:name="_qmxz10u5fbwn" w:colFirst="0" w:colLast="0"/>
      <w:bookmarkEnd w:id="128"/>
      <w:r w:rsidRPr="00D84857">
        <w:rPr>
          <w:rFonts w:asciiTheme="majorHAnsi" w:hAnsiTheme="majorHAnsi" w:cstheme="majorHAnsi"/>
        </w:rPr>
        <w:lastRenderedPageBreak/>
        <w:t>Все исполненные документы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Раздел служит точкой доступа для пользователя с ролью Администратор ко всем 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проводимым договорам со статусом </w:t>
      </w:r>
      <w:proofErr w:type="gramStart"/>
      <w:r w:rsidRPr="00D84857">
        <w:rPr>
          <w:rFonts w:asciiTheme="majorHAnsi" w:hAnsiTheme="majorHAnsi" w:cstheme="majorHAnsi"/>
        </w:rPr>
        <w:t>Исполнены</w:t>
      </w:r>
      <w:proofErr w:type="gramEnd"/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 интерфейсу и поведению </w:t>
      </w:r>
      <w:proofErr w:type="gramStart"/>
      <w:r w:rsidRPr="00D84857">
        <w:rPr>
          <w:rFonts w:asciiTheme="majorHAnsi" w:hAnsiTheme="majorHAnsi" w:cstheme="majorHAnsi"/>
        </w:rPr>
        <w:t>аналогичен</w:t>
      </w:r>
      <w:proofErr w:type="gramEnd"/>
      <w:r w:rsidRPr="00D84857">
        <w:rPr>
          <w:rFonts w:asciiTheme="majorHAnsi" w:hAnsiTheme="majorHAnsi" w:cstheme="majorHAnsi"/>
        </w:rPr>
        <w:t xml:space="preserve"> </w:t>
      </w:r>
      <w:hyperlink w:anchor="_rppt0t150ywe">
        <w:r w:rsidRPr="00D84857">
          <w:rPr>
            <w:rFonts w:asciiTheme="majorHAnsi" w:hAnsiTheme="majorHAnsi" w:cstheme="majorHAnsi"/>
            <w:color w:val="1155CC"/>
            <w:u w:val="single"/>
          </w:rPr>
          <w:t>подразделу Входящие раздела Подписания</w:t>
        </w:r>
      </w:hyperlink>
      <w:r w:rsidRPr="00D84857">
        <w:rPr>
          <w:rFonts w:asciiTheme="majorHAnsi" w:hAnsiTheme="majorHAnsi" w:cstheme="majorHAnsi"/>
        </w:rPr>
        <w:t>, как если бы все документы в системе были созданы на текущего пользователя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pStyle w:val="1"/>
        <w:spacing w:before="240" w:after="240"/>
        <w:rPr>
          <w:rFonts w:asciiTheme="majorHAnsi" w:hAnsiTheme="majorHAnsi" w:cstheme="majorHAnsi"/>
        </w:rPr>
      </w:pPr>
      <w:bookmarkStart w:id="129" w:name="_hxpih22mitwa" w:colFirst="0" w:colLast="0"/>
      <w:bookmarkEnd w:id="129"/>
      <w:r w:rsidRPr="00D84857">
        <w:rPr>
          <w:rFonts w:asciiTheme="majorHAnsi" w:hAnsiTheme="majorHAnsi" w:cstheme="majorHAnsi"/>
        </w:rPr>
        <w:t>Уведомления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Уведомления представляют собой </w:t>
      </w:r>
      <w:proofErr w:type="spellStart"/>
      <w:r w:rsidRPr="00D84857">
        <w:rPr>
          <w:rFonts w:asciiTheme="majorHAnsi" w:hAnsiTheme="majorHAnsi" w:cstheme="majorHAnsi"/>
        </w:rPr>
        <w:t>email</w:t>
      </w:r>
      <w:proofErr w:type="spellEnd"/>
      <w:r w:rsidRPr="00D84857">
        <w:rPr>
          <w:rFonts w:asciiTheme="majorHAnsi" w:hAnsiTheme="majorHAnsi" w:cstheme="majorHAnsi"/>
        </w:rPr>
        <w:t xml:space="preserve"> сообщение. 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Текст уведомления изменения документа должен указывать на новое местонахождение документа и на сам документ</w:t>
      </w: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Текст уведомления создания и выполнения поручения должен указывать текущее состояние поручения и документ, привязанный к поручению</w:t>
      </w:r>
    </w:p>
    <w:p w:rsidR="00A002A8" w:rsidRPr="00D84857" w:rsidRDefault="00A002A8">
      <w:pPr>
        <w:rPr>
          <w:rFonts w:asciiTheme="majorHAnsi" w:hAnsiTheme="majorHAnsi" w:cstheme="majorHAnsi"/>
        </w:rPr>
      </w:pPr>
    </w:p>
    <w:p w:rsidR="00A002A8" w:rsidRPr="00D84857" w:rsidRDefault="00D84857">
      <w:p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Уведомление должно отсылаться при следующих событиях:</w:t>
      </w:r>
    </w:p>
    <w:p w:rsidR="00A002A8" w:rsidRPr="00D84857" w:rsidRDefault="00D84857">
      <w:pPr>
        <w:numPr>
          <w:ilvl w:val="0"/>
          <w:numId w:val="1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После создания документа в разделе </w:t>
      </w:r>
      <w:r w:rsidRPr="00D84857">
        <w:rPr>
          <w:rFonts w:asciiTheme="majorHAnsi" w:hAnsiTheme="majorHAnsi" w:cstheme="majorHAnsi"/>
          <w:u w:val="single"/>
        </w:rPr>
        <w:t>Создано мною</w:t>
      </w:r>
      <w:r w:rsidRPr="00D84857">
        <w:rPr>
          <w:rFonts w:asciiTheme="majorHAnsi" w:hAnsiTheme="majorHAnsi" w:cstheme="majorHAnsi"/>
        </w:rPr>
        <w:t>.  Уведомление должно отсылаться первому из подписантов в маршруте</w:t>
      </w:r>
    </w:p>
    <w:p w:rsidR="00A002A8" w:rsidRPr="00D84857" w:rsidRDefault="00D84857">
      <w:pPr>
        <w:numPr>
          <w:ilvl w:val="0"/>
          <w:numId w:val="1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При нажатии на кнопки из блока </w:t>
      </w:r>
      <w:hyperlink w:anchor="_ep4lm0b7cu7q">
        <w:r w:rsidRPr="00D84857">
          <w:rPr>
            <w:rFonts w:asciiTheme="majorHAnsi" w:hAnsiTheme="majorHAnsi" w:cstheme="majorHAnsi"/>
            <w:color w:val="1155CC"/>
            <w:u w:val="single"/>
          </w:rPr>
          <w:t>Кнопки согласования</w:t>
        </w:r>
      </w:hyperlink>
      <w:r w:rsidRPr="00D84857">
        <w:rPr>
          <w:rFonts w:asciiTheme="majorHAnsi" w:hAnsiTheme="majorHAnsi" w:cstheme="majorHAnsi"/>
        </w:rPr>
        <w:t>, а также при подписании документа последним подписантом. Уведомление должно отсылаться пользователю, к которому ушел документ</w:t>
      </w:r>
    </w:p>
    <w:p w:rsidR="00A002A8" w:rsidRPr="00D84857" w:rsidRDefault="00D84857">
      <w:pPr>
        <w:numPr>
          <w:ilvl w:val="1"/>
          <w:numId w:val="1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Если подписант был заменен на </w:t>
      </w:r>
      <w:proofErr w:type="gramStart"/>
      <w:r w:rsidRPr="00D84857">
        <w:rPr>
          <w:rFonts w:asciiTheme="majorHAnsi" w:hAnsiTheme="majorHAnsi" w:cstheme="majorHAnsi"/>
        </w:rPr>
        <w:t>замещающего</w:t>
      </w:r>
      <w:proofErr w:type="gramEnd"/>
      <w:r w:rsidRPr="00D84857">
        <w:rPr>
          <w:rFonts w:asciiTheme="majorHAnsi" w:hAnsiTheme="majorHAnsi" w:cstheme="majorHAnsi"/>
        </w:rPr>
        <w:t xml:space="preserve">, то </w:t>
      </w:r>
    </w:p>
    <w:p w:rsidR="00A002A8" w:rsidRPr="00D84857" w:rsidRDefault="00D84857">
      <w:pPr>
        <w:numPr>
          <w:ilvl w:val="2"/>
          <w:numId w:val="1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этому подписанту должно прийти уведомление о </w:t>
      </w:r>
      <w:proofErr w:type="gramStart"/>
      <w:r w:rsidRPr="00D84857">
        <w:rPr>
          <w:rFonts w:asciiTheme="majorHAnsi" w:hAnsiTheme="majorHAnsi" w:cstheme="majorHAnsi"/>
        </w:rPr>
        <w:t>том</w:t>
      </w:r>
      <w:proofErr w:type="gramEnd"/>
      <w:r w:rsidRPr="00D84857">
        <w:rPr>
          <w:rFonts w:asciiTheme="majorHAnsi" w:hAnsiTheme="majorHAnsi" w:cstheme="majorHAnsi"/>
        </w:rPr>
        <w:t xml:space="preserve"> что соответствующий документ находится на подписи у замещающего</w:t>
      </w:r>
    </w:p>
    <w:p w:rsidR="00A002A8" w:rsidRPr="00D84857" w:rsidRDefault="00D84857">
      <w:pPr>
        <w:numPr>
          <w:ilvl w:val="2"/>
          <w:numId w:val="1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Сам замещающий должен получить уведомление о новом документе, требующем решения</w:t>
      </w:r>
    </w:p>
    <w:p w:rsidR="00A002A8" w:rsidRPr="00D84857" w:rsidRDefault="00D84857">
      <w:pPr>
        <w:numPr>
          <w:ilvl w:val="0"/>
          <w:numId w:val="1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При создании </w:t>
      </w:r>
      <w:r w:rsidRPr="00D84857">
        <w:rPr>
          <w:rFonts w:asciiTheme="majorHAnsi" w:hAnsiTheme="majorHAnsi" w:cstheme="majorHAnsi"/>
          <w:u w:val="single"/>
        </w:rPr>
        <w:t xml:space="preserve">Поручения </w:t>
      </w:r>
      <w:r w:rsidRPr="00D84857">
        <w:rPr>
          <w:rFonts w:asciiTheme="majorHAnsi" w:hAnsiTheme="majorHAnsi" w:cstheme="majorHAnsi"/>
        </w:rPr>
        <w:t>уведомление должно отсылаться пользователю, на которого создали поручение</w:t>
      </w:r>
    </w:p>
    <w:p w:rsidR="00A002A8" w:rsidRPr="00D84857" w:rsidRDefault="00D84857">
      <w:pPr>
        <w:numPr>
          <w:ilvl w:val="0"/>
          <w:numId w:val="1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При нажатии на кнопку</w:t>
      </w:r>
      <w:proofErr w:type="gramStart"/>
      <w:r w:rsidRPr="00D84857">
        <w:rPr>
          <w:rFonts w:asciiTheme="majorHAnsi" w:hAnsiTheme="majorHAnsi" w:cstheme="majorHAnsi"/>
        </w:rPr>
        <w:t xml:space="preserve"> </w:t>
      </w:r>
      <w:r w:rsidRPr="00D84857">
        <w:rPr>
          <w:rFonts w:asciiTheme="majorHAnsi" w:hAnsiTheme="majorHAnsi" w:cstheme="majorHAnsi"/>
          <w:b/>
        </w:rPr>
        <w:t>О</w:t>
      </w:r>
      <w:proofErr w:type="gramEnd"/>
      <w:r w:rsidRPr="00D84857">
        <w:rPr>
          <w:rFonts w:asciiTheme="majorHAnsi" w:hAnsiTheme="majorHAnsi" w:cstheme="majorHAnsi"/>
          <w:b/>
        </w:rPr>
        <w:t>тправить на регистрацию</w:t>
      </w:r>
      <w:r w:rsidRPr="00D84857">
        <w:rPr>
          <w:rFonts w:asciiTheme="majorHAnsi" w:hAnsiTheme="majorHAnsi" w:cstheme="majorHAnsi"/>
        </w:rPr>
        <w:t xml:space="preserve"> уведомление должно прийти тем пользователям, у которых есть доступ к разделу Регистрация документов</w:t>
      </w:r>
    </w:p>
    <w:p w:rsidR="00A002A8" w:rsidRPr="00D84857" w:rsidRDefault="00D84857">
      <w:pPr>
        <w:numPr>
          <w:ilvl w:val="0"/>
          <w:numId w:val="16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При нажатии на кнопку </w:t>
      </w:r>
      <w:r w:rsidRPr="00D84857">
        <w:rPr>
          <w:rFonts w:asciiTheme="majorHAnsi" w:hAnsiTheme="majorHAnsi" w:cstheme="majorHAnsi"/>
          <w:b/>
        </w:rPr>
        <w:t>Документ подписан в ООПЗ</w:t>
      </w:r>
      <w:r w:rsidRPr="00D84857">
        <w:rPr>
          <w:rFonts w:asciiTheme="majorHAnsi" w:hAnsiTheme="majorHAnsi" w:cstheme="majorHAnsi"/>
        </w:rPr>
        <w:t xml:space="preserve"> уведомление должно отсылаться тем пользователям, у которых есть доступ к разделу </w:t>
      </w:r>
      <w:proofErr w:type="gramStart"/>
      <w:r w:rsidRPr="00D84857">
        <w:rPr>
          <w:rFonts w:asciiTheme="majorHAnsi" w:hAnsiTheme="majorHAnsi" w:cstheme="majorHAnsi"/>
        </w:rPr>
        <w:t>Документы</w:t>
      </w:r>
      <w:proofErr w:type="gramEnd"/>
      <w:r w:rsidRPr="00D84857">
        <w:rPr>
          <w:rFonts w:asciiTheme="majorHAnsi" w:hAnsiTheme="majorHAnsi" w:cstheme="majorHAnsi"/>
        </w:rPr>
        <w:t xml:space="preserve"> подписанные в ООПЗ</w:t>
      </w:r>
    </w:p>
    <w:p w:rsidR="00A002A8" w:rsidRPr="00D84857" w:rsidRDefault="00D84857">
      <w:pPr>
        <w:pStyle w:val="1"/>
        <w:spacing w:before="240" w:after="240"/>
        <w:rPr>
          <w:rFonts w:asciiTheme="majorHAnsi" w:hAnsiTheme="majorHAnsi" w:cstheme="majorHAnsi"/>
        </w:rPr>
      </w:pPr>
      <w:bookmarkStart w:id="130" w:name="_2q5ml2dsham" w:colFirst="0" w:colLast="0"/>
      <w:bookmarkEnd w:id="130"/>
      <w:r w:rsidRPr="00D84857">
        <w:rPr>
          <w:rFonts w:asciiTheme="majorHAnsi" w:hAnsiTheme="majorHAnsi" w:cstheme="majorHAnsi"/>
        </w:rPr>
        <w:t>Используемые в системе документы</w:t>
      </w:r>
    </w:p>
    <w:p w:rsidR="00A002A8" w:rsidRPr="00D84857" w:rsidRDefault="00D84857">
      <w:pPr>
        <w:numPr>
          <w:ilvl w:val="0"/>
          <w:numId w:val="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Справка пользователя</w:t>
      </w:r>
    </w:p>
    <w:p w:rsidR="00A002A8" w:rsidRPr="00D84857" w:rsidRDefault="00D84857">
      <w:pPr>
        <w:numPr>
          <w:ilvl w:val="1"/>
          <w:numId w:val="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 \\zik.loc\ЗИК\ZIK\ОИТИБ\1_Обмен ОИТИБ\ЗИК - Договоры\Руководство пользователя Согласование Договоров.docx</w:t>
      </w:r>
    </w:p>
    <w:p w:rsidR="00A002A8" w:rsidRPr="00D84857" w:rsidRDefault="00D84857">
      <w:pPr>
        <w:numPr>
          <w:ilvl w:val="0"/>
          <w:numId w:val="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>Справка пользовател</w:t>
      </w:r>
      <w:proofErr w:type="gramStart"/>
      <w:r w:rsidRPr="00D84857">
        <w:rPr>
          <w:rFonts w:asciiTheme="majorHAnsi" w:hAnsiTheme="majorHAnsi" w:cstheme="majorHAnsi"/>
        </w:rPr>
        <w:t>я(</w:t>
      </w:r>
      <w:proofErr w:type="gramEnd"/>
      <w:r w:rsidRPr="00D84857">
        <w:rPr>
          <w:rFonts w:asciiTheme="majorHAnsi" w:hAnsiTheme="majorHAnsi" w:cstheme="majorHAnsi"/>
        </w:rPr>
        <w:t>Администратор)</w:t>
      </w:r>
    </w:p>
    <w:p w:rsidR="00A002A8" w:rsidRPr="00D84857" w:rsidRDefault="00D84857">
      <w:pPr>
        <w:numPr>
          <w:ilvl w:val="1"/>
          <w:numId w:val="7"/>
        </w:numPr>
        <w:rPr>
          <w:rFonts w:asciiTheme="majorHAnsi" w:hAnsiTheme="majorHAnsi" w:cstheme="majorHAnsi"/>
        </w:rPr>
      </w:pPr>
      <w:r w:rsidRPr="00D84857">
        <w:rPr>
          <w:rFonts w:asciiTheme="majorHAnsi" w:hAnsiTheme="majorHAnsi" w:cstheme="majorHAnsi"/>
        </w:rPr>
        <w:t xml:space="preserve"> \\zik.loc\ЗИК\ZIK\ОИТИБ\1_Обмен ОИТИБ\ЗИК - Договоры\Руководство пользователя Согласование Договоров.docx</w:t>
      </w:r>
    </w:p>
    <w:sectPr w:rsidR="00A002A8" w:rsidRPr="00D84857">
      <w:footerReference w:type="default" r:id="rId4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06A0" w:rsidRDefault="000106A0">
      <w:pPr>
        <w:spacing w:line="240" w:lineRule="auto"/>
      </w:pPr>
      <w:r>
        <w:separator/>
      </w:r>
    </w:p>
  </w:endnote>
  <w:endnote w:type="continuationSeparator" w:id="0">
    <w:p w:rsidR="000106A0" w:rsidRDefault="000106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857" w:rsidRDefault="00D8485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06A0" w:rsidRDefault="000106A0">
      <w:pPr>
        <w:spacing w:line="240" w:lineRule="auto"/>
      </w:pPr>
      <w:r>
        <w:separator/>
      </w:r>
    </w:p>
  </w:footnote>
  <w:footnote w:type="continuationSeparator" w:id="0">
    <w:p w:rsidR="000106A0" w:rsidRDefault="000106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91F40"/>
    <w:multiLevelType w:val="multilevel"/>
    <w:tmpl w:val="302C63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10B2270"/>
    <w:multiLevelType w:val="multilevel"/>
    <w:tmpl w:val="CCBCE9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13E54F5"/>
    <w:multiLevelType w:val="multilevel"/>
    <w:tmpl w:val="11A433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21E7206"/>
    <w:multiLevelType w:val="multilevel"/>
    <w:tmpl w:val="3788A5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2C43CF2"/>
    <w:multiLevelType w:val="multilevel"/>
    <w:tmpl w:val="894218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04490CAA"/>
    <w:multiLevelType w:val="multilevel"/>
    <w:tmpl w:val="040C97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05E12C4F"/>
    <w:multiLevelType w:val="multilevel"/>
    <w:tmpl w:val="2F7E4D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08804C5F"/>
    <w:multiLevelType w:val="multilevel"/>
    <w:tmpl w:val="4216AC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0A1206B8"/>
    <w:multiLevelType w:val="multilevel"/>
    <w:tmpl w:val="D30020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nsid w:val="13264E90"/>
    <w:multiLevelType w:val="multilevel"/>
    <w:tmpl w:val="72B881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16A97937"/>
    <w:multiLevelType w:val="multilevel"/>
    <w:tmpl w:val="FA4E32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188D0EBB"/>
    <w:multiLevelType w:val="multilevel"/>
    <w:tmpl w:val="B7D018E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nsid w:val="1CB74F6C"/>
    <w:multiLevelType w:val="multilevel"/>
    <w:tmpl w:val="57E68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1D45273B"/>
    <w:multiLevelType w:val="multilevel"/>
    <w:tmpl w:val="565697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1DEB7277"/>
    <w:multiLevelType w:val="multilevel"/>
    <w:tmpl w:val="34A87D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16852FE"/>
    <w:multiLevelType w:val="multilevel"/>
    <w:tmpl w:val="4DEA82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269978DE"/>
    <w:multiLevelType w:val="multilevel"/>
    <w:tmpl w:val="5C627A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26DB63CD"/>
    <w:multiLevelType w:val="hybridMultilevel"/>
    <w:tmpl w:val="44FCD3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7EA6C23"/>
    <w:multiLevelType w:val="multilevel"/>
    <w:tmpl w:val="AF98FD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nsid w:val="284464E5"/>
    <w:multiLevelType w:val="multilevel"/>
    <w:tmpl w:val="D804CB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2B6F7BFC"/>
    <w:multiLevelType w:val="multilevel"/>
    <w:tmpl w:val="A11C56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32301AF1"/>
    <w:multiLevelType w:val="multilevel"/>
    <w:tmpl w:val="A3D243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34783014"/>
    <w:multiLevelType w:val="multilevel"/>
    <w:tmpl w:val="540846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nsid w:val="3C024697"/>
    <w:multiLevelType w:val="multilevel"/>
    <w:tmpl w:val="B768B8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nsid w:val="426A2C44"/>
    <w:multiLevelType w:val="multilevel"/>
    <w:tmpl w:val="C7C2E9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nsid w:val="44EF5636"/>
    <w:multiLevelType w:val="multilevel"/>
    <w:tmpl w:val="431AC4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4A1840E3"/>
    <w:multiLevelType w:val="multilevel"/>
    <w:tmpl w:val="05A2736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>
    <w:nsid w:val="4EBB122F"/>
    <w:multiLevelType w:val="multilevel"/>
    <w:tmpl w:val="6EC299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50A93BCE"/>
    <w:multiLevelType w:val="multilevel"/>
    <w:tmpl w:val="3A9CC1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nsid w:val="54366655"/>
    <w:multiLevelType w:val="multilevel"/>
    <w:tmpl w:val="3A3C8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5A233A2D"/>
    <w:multiLevelType w:val="multilevel"/>
    <w:tmpl w:val="3DB6D4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62797D15"/>
    <w:multiLevelType w:val="multilevel"/>
    <w:tmpl w:val="E250ACB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>
    <w:nsid w:val="65EB2A56"/>
    <w:multiLevelType w:val="multilevel"/>
    <w:tmpl w:val="D0BAF7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66132AB9"/>
    <w:multiLevelType w:val="multilevel"/>
    <w:tmpl w:val="64B63A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ED27B0"/>
    <w:multiLevelType w:val="multilevel"/>
    <w:tmpl w:val="9154EF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nsid w:val="6B712BCF"/>
    <w:multiLevelType w:val="multilevel"/>
    <w:tmpl w:val="BD90C9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nsid w:val="6CFA7CD1"/>
    <w:multiLevelType w:val="multilevel"/>
    <w:tmpl w:val="46EA10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nsid w:val="74A0691A"/>
    <w:multiLevelType w:val="multilevel"/>
    <w:tmpl w:val="A6FED248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8">
    <w:nsid w:val="79F86357"/>
    <w:multiLevelType w:val="multilevel"/>
    <w:tmpl w:val="850A41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nsid w:val="7A653986"/>
    <w:multiLevelType w:val="multilevel"/>
    <w:tmpl w:val="256C26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7C076217"/>
    <w:multiLevelType w:val="multilevel"/>
    <w:tmpl w:val="A7FA97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nsid w:val="7F466A6D"/>
    <w:multiLevelType w:val="multilevel"/>
    <w:tmpl w:val="48A2E77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31"/>
  </w:num>
  <w:num w:numId="5">
    <w:abstractNumId w:val="30"/>
  </w:num>
  <w:num w:numId="6">
    <w:abstractNumId w:val="21"/>
  </w:num>
  <w:num w:numId="7">
    <w:abstractNumId w:val="22"/>
  </w:num>
  <w:num w:numId="8">
    <w:abstractNumId w:val="9"/>
  </w:num>
  <w:num w:numId="9">
    <w:abstractNumId w:val="15"/>
  </w:num>
  <w:num w:numId="10">
    <w:abstractNumId w:val="34"/>
  </w:num>
  <w:num w:numId="11">
    <w:abstractNumId w:val="40"/>
  </w:num>
  <w:num w:numId="12">
    <w:abstractNumId w:val="4"/>
  </w:num>
  <w:num w:numId="13">
    <w:abstractNumId w:val="35"/>
  </w:num>
  <w:num w:numId="14">
    <w:abstractNumId w:val="24"/>
  </w:num>
  <w:num w:numId="15">
    <w:abstractNumId w:val="12"/>
  </w:num>
  <w:num w:numId="16">
    <w:abstractNumId w:val="23"/>
  </w:num>
  <w:num w:numId="17">
    <w:abstractNumId w:val="16"/>
  </w:num>
  <w:num w:numId="18">
    <w:abstractNumId w:val="33"/>
  </w:num>
  <w:num w:numId="19">
    <w:abstractNumId w:val="7"/>
  </w:num>
  <w:num w:numId="20">
    <w:abstractNumId w:val="18"/>
  </w:num>
  <w:num w:numId="21">
    <w:abstractNumId w:val="36"/>
  </w:num>
  <w:num w:numId="22">
    <w:abstractNumId w:val="3"/>
  </w:num>
  <w:num w:numId="23">
    <w:abstractNumId w:val="38"/>
  </w:num>
  <w:num w:numId="24">
    <w:abstractNumId w:val="5"/>
  </w:num>
  <w:num w:numId="25">
    <w:abstractNumId w:val="29"/>
  </w:num>
  <w:num w:numId="26">
    <w:abstractNumId w:val="19"/>
  </w:num>
  <w:num w:numId="27">
    <w:abstractNumId w:val="1"/>
  </w:num>
  <w:num w:numId="28">
    <w:abstractNumId w:val="28"/>
  </w:num>
  <w:num w:numId="29">
    <w:abstractNumId w:val="8"/>
  </w:num>
  <w:num w:numId="30">
    <w:abstractNumId w:val="26"/>
  </w:num>
  <w:num w:numId="31">
    <w:abstractNumId w:val="6"/>
  </w:num>
  <w:num w:numId="32">
    <w:abstractNumId w:val="14"/>
  </w:num>
  <w:num w:numId="33">
    <w:abstractNumId w:val="27"/>
  </w:num>
  <w:num w:numId="34">
    <w:abstractNumId w:val="41"/>
  </w:num>
  <w:num w:numId="35">
    <w:abstractNumId w:val="25"/>
  </w:num>
  <w:num w:numId="36">
    <w:abstractNumId w:val="39"/>
  </w:num>
  <w:num w:numId="37">
    <w:abstractNumId w:val="32"/>
  </w:num>
  <w:num w:numId="38">
    <w:abstractNumId w:val="11"/>
  </w:num>
  <w:num w:numId="39">
    <w:abstractNumId w:val="13"/>
  </w:num>
  <w:num w:numId="40">
    <w:abstractNumId w:val="0"/>
  </w:num>
  <w:num w:numId="41">
    <w:abstractNumId w:val="37"/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002A8"/>
    <w:rsid w:val="000106A0"/>
    <w:rsid w:val="007A390B"/>
    <w:rsid w:val="00A002A8"/>
    <w:rsid w:val="00D8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84857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D848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84857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D84857"/>
    <w:pPr>
      <w:spacing w:after="200"/>
      <w:ind w:left="720"/>
      <w:contextualSpacing/>
    </w:pPr>
    <w:rPr>
      <w:rFonts w:asciiTheme="minorHAnsi" w:eastAsiaTheme="minorHAnsi" w:hAnsiTheme="minorHAnsi" w:cstheme="minorBidi"/>
      <w:lang w:val="ru-RU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84857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D848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84857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D84857"/>
    <w:pPr>
      <w:spacing w:after="200"/>
      <w:ind w:left="720"/>
      <w:contextualSpacing/>
    </w:pPr>
    <w:rPr>
      <w:rFonts w:asciiTheme="minorHAnsi" w:eastAsiaTheme="minorHAnsi" w:hAnsiTheme="minorHAnsi" w:cstheme="minorBidi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4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s.google.com/document/d/1KOX8neUOu7hbAqMof_66sxxxqleSrsu7UQHPV8VdXyg/edit" TargetMode="External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57</Pages>
  <Words>8628</Words>
  <Characters>49183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RyndychRD</dc:creator>
  <cp:lastModifiedBy>RyndychRD</cp:lastModifiedBy>
  <cp:revision>2</cp:revision>
  <dcterms:created xsi:type="dcterms:W3CDTF">2023-03-06T08:49:00Z</dcterms:created>
  <dcterms:modified xsi:type="dcterms:W3CDTF">2023-03-06T08:49:00Z</dcterms:modified>
</cp:coreProperties>
</file>